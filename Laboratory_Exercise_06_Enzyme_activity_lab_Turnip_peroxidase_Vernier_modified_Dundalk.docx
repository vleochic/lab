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Override PartName="/word/intelligence2.xml" ContentType="application/vnd.ms-office.intelligence2+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664495" w:rsidR="00D81A5B" w:rsidP="3F1FF705" w:rsidRDefault="006B58F7" w14:paraId="1BA39911" w14:textId="56E43526">
      <w:pPr>
        <w:pStyle w:val="Header"/>
        <w:jc w:val="left"/>
        <w:rPr>
          <w:rFonts w:ascii="Arial" w:hAnsi="Arial" w:cs="Arial"/>
          <w:b w:val="1"/>
          <w:bCs w:val="1"/>
          <w:sz w:val="32"/>
          <w:szCs w:val="32"/>
        </w:rPr>
      </w:pPr>
      <w:r w:rsidRPr="238D70B0" w:rsidR="55A0B7FD">
        <w:rPr>
          <w:rFonts w:ascii="Arial" w:hAnsi="Arial" w:cs="Arial"/>
          <w:b w:val="1"/>
          <w:bCs w:val="1"/>
          <w:sz w:val="32"/>
          <w:szCs w:val="32"/>
        </w:rPr>
        <w:t>Lab</w:t>
      </w:r>
      <w:r w:rsidRPr="238D70B0" w:rsidR="388993F8">
        <w:rPr>
          <w:rFonts w:ascii="Arial" w:hAnsi="Arial" w:cs="Arial"/>
          <w:b w:val="1"/>
          <w:bCs w:val="1"/>
          <w:sz w:val="32"/>
          <w:szCs w:val="32"/>
        </w:rPr>
        <w:t>oratory Exercise</w:t>
      </w:r>
      <w:r w:rsidRPr="238D70B0" w:rsidR="55A0B7FD">
        <w:rPr>
          <w:rFonts w:ascii="Arial" w:hAnsi="Arial" w:cs="Arial"/>
          <w:b w:val="1"/>
          <w:bCs w:val="1"/>
          <w:sz w:val="32"/>
          <w:szCs w:val="32"/>
        </w:rPr>
        <w:t xml:space="preserve"> 5: </w:t>
      </w:r>
      <w:r w:rsidRPr="238D70B0" w:rsidR="28384C14">
        <w:rPr>
          <w:rFonts w:ascii="Arial" w:hAnsi="Arial" w:cs="Arial"/>
          <w:b w:val="1"/>
          <w:bCs w:val="1"/>
          <w:sz w:val="32"/>
          <w:szCs w:val="32"/>
        </w:rPr>
        <w:t xml:space="preserve">Enzyme </w:t>
      </w:r>
      <w:r w:rsidRPr="238D70B0" w:rsidR="466576B0">
        <w:rPr>
          <w:rFonts w:ascii="Arial" w:hAnsi="Arial" w:cs="Arial"/>
          <w:b w:val="1"/>
          <w:bCs w:val="1"/>
          <w:sz w:val="32"/>
          <w:szCs w:val="32"/>
        </w:rPr>
        <w:t>Activity L</w:t>
      </w:r>
      <w:r w:rsidRPr="238D70B0" w:rsidR="383C7991">
        <w:rPr>
          <w:rFonts w:ascii="Arial" w:hAnsi="Arial" w:cs="Arial"/>
          <w:b w:val="1"/>
          <w:bCs w:val="1"/>
          <w:sz w:val="32"/>
          <w:szCs w:val="32"/>
        </w:rPr>
        <w:t>ab  (Turnip peroxidase)</w:t>
      </w:r>
    </w:p>
    <w:p w:rsidRPr="00664495" w:rsidR="00C363C9" w:rsidP="00C363C9" w:rsidRDefault="00C363C9" w14:paraId="2F0F78FF" w14:textId="77777777">
      <w:pPr>
        <w:spacing w:before="240" w:after="0"/>
        <w:rPr>
          <w:rFonts w:ascii="Arial" w:hAnsi="Arial" w:cs="Arial"/>
          <w:b/>
          <w:sz w:val="30"/>
          <w:szCs w:val="30"/>
        </w:rPr>
      </w:pPr>
      <w:r w:rsidRPr="00664495">
        <w:rPr>
          <w:rFonts w:ascii="Arial" w:hAnsi="Arial" w:cs="Arial"/>
          <w:b/>
          <w:sz w:val="30"/>
          <w:szCs w:val="30"/>
        </w:rPr>
        <w:t>Objectives</w:t>
      </w:r>
    </w:p>
    <w:p w:rsidRPr="009C1A47" w:rsidR="00C363C9" w:rsidP="00C363C9" w:rsidRDefault="00C363C9" w14:paraId="7FA19571" w14:textId="77777777">
      <w:pPr>
        <w:spacing w:before="240" w:after="0"/>
        <w:rPr>
          <w:rFonts w:ascii="Arial" w:hAnsi="Arial" w:cs="Arial"/>
          <w:b/>
          <w:bCs/>
          <w:sz w:val="24"/>
          <w:szCs w:val="24"/>
        </w:rPr>
      </w:pPr>
      <w:r w:rsidRPr="009C1A47">
        <w:rPr>
          <w:rFonts w:ascii="Arial" w:hAnsi="Arial" w:cs="Arial"/>
          <w:b/>
          <w:bCs/>
          <w:sz w:val="24"/>
          <w:szCs w:val="24"/>
        </w:rPr>
        <w:t>At the completion of this lab, students will be able to:</w:t>
      </w:r>
    </w:p>
    <w:p w:rsidRPr="009C1A47" w:rsidR="00C363C9" w:rsidP="29F81FAE" w:rsidRDefault="00C363C9" w14:paraId="74EF02D7" w14:textId="77777777">
      <w:pPr>
        <w:pStyle w:val="ListParagraph"/>
        <w:numPr>
          <w:ilvl w:val="0"/>
          <w:numId w:val="34"/>
        </w:numPr>
        <w:spacing w:before="120" w:after="0"/>
        <w:rPr>
          <w:rFonts w:ascii="Arial" w:hAnsi="Arial" w:cs="Arial"/>
          <w:sz w:val="24"/>
          <w:szCs w:val="24"/>
        </w:rPr>
      </w:pPr>
      <w:r w:rsidRPr="7370EEB7" w:rsidR="00C363C9">
        <w:rPr>
          <w:rFonts w:ascii="Arial" w:hAnsi="Arial" w:cs="Arial"/>
          <w:sz w:val="24"/>
          <w:szCs w:val="24"/>
        </w:rPr>
        <w:t xml:space="preserve">Define the term </w:t>
      </w:r>
      <w:r w:rsidRPr="7370EEB7" w:rsidR="00C363C9">
        <w:rPr>
          <w:rFonts w:ascii="Arial" w:hAnsi="Arial" w:cs="Arial"/>
          <w:i w:val="1"/>
          <w:iCs w:val="1"/>
          <w:sz w:val="24"/>
          <w:szCs w:val="24"/>
        </w:rPr>
        <w:t>enzyme</w:t>
      </w:r>
      <w:r w:rsidRPr="7370EEB7" w:rsidR="00C363C9">
        <w:rPr>
          <w:rFonts w:ascii="Arial" w:hAnsi="Arial" w:cs="Arial"/>
          <w:sz w:val="24"/>
          <w:szCs w:val="24"/>
        </w:rPr>
        <w:t xml:space="preserve"> and </w:t>
      </w:r>
      <w:bookmarkStart w:name="_Int_DtWWx7h6" w:id="1864027326"/>
      <w:r w:rsidRPr="7370EEB7" w:rsidR="00C363C9">
        <w:rPr>
          <w:rFonts w:ascii="Arial" w:hAnsi="Arial" w:cs="Arial"/>
          <w:sz w:val="24"/>
          <w:szCs w:val="24"/>
        </w:rPr>
        <w:t>identify</w:t>
      </w:r>
      <w:bookmarkEnd w:id="1864027326"/>
      <w:r w:rsidRPr="7370EEB7" w:rsidR="00C363C9">
        <w:rPr>
          <w:rFonts w:ascii="Arial" w:hAnsi="Arial" w:cs="Arial"/>
          <w:sz w:val="24"/>
          <w:szCs w:val="24"/>
        </w:rPr>
        <w:t xml:space="preserve"> the class of macromolecules to which enzymes belong.</w:t>
      </w:r>
    </w:p>
    <w:p w:rsidRPr="009C1A47" w:rsidR="00C363C9" w:rsidP="29F81FAE" w:rsidRDefault="00C363C9" w14:paraId="104CD670" w14:textId="77777777">
      <w:pPr>
        <w:pStyle w:val="ListParagraph"/>
        <w:numPr>
          <w:ilvl w:val="0"/>
          <w:numId w:val="34"/>
        </w:numPr>
        <w:spacing w:before="120" w:after="0"/>
        <w:rPr>
          <w:rFonts w:ascii="Arial" w:hAnsi="Arial" w:cs="Arial"/>
          <w:sz w:val="24"/>
          <w:szCs w:val="24"/>
        </w:rPr>
      </w:pPr>
      <w:bookmarkStart w:name="_Int_nbyzf4fg" w:id="1158531726"/>
      <w:r w:rsidRPr="7370EEB7" w:rsidR="00C363C9">
        <w:rPr>
          <w:rFonts w:ascii="Arial" w:hAnsi="Arial" w:cs="Arial"/>
          <w:sz w:val="24"/>
          <w:szCs w:val="24"/>
        </w:rPr>
        <w:t>Identify</w:t>
      </w:r>
      <w:bookmarkEnd w:id="1158531726"/>
      <w:r w:rsidRPr="7370EEB7" w:rsidR="00C363C9">
        <w:rPr>
          <w:rFonts w:ascii="Arial" w:hAnsi="Arial" w:cs="Arial"/>
          <w:sz w:val="24"/>
          <w:szCs w:val="24"/>
        </w:rPr>
        <w:t xml:space="preserve"> the substrate and products of the peroxidase-catalyzed reaction.</w:t>
      </w:r>
    </w:p>
    <w:p w:rsidRPr="009C1A47" w:rsidR="00C363C9" w:rsidP="29F81FAE" w:rsidRDefault="00C363C9" w14:paraId="6ECB428D" w14:textId="77777777">
      <w:pPr>
        <w:pStyle w:val="ListParagraph"/>
        <w:numPr>
          <w:ilvl w:val="0"/>
          <w:numId w:val="34"/>
        </w:numPr>
        <w:spacing w:before="120" w:after="0"/>
        <w:rPr>
          <w:rFonts w:ascii="Arial" w:hAnsi="Arial" w:cs="Arial"/>
          <w:sz w:val="24"/>
          <w:szCs w:val="24"/>
        </w:rPr>
      </w:pPr>
      <w:r w:rsidRPr="29F81FAE" w:rsidR="00C363C9">
        <w:rPr>
          <w:rFonts w:ascii="Arial" w:hAnsi="Arial" w:cs="Arial"/>
          <w:sz w:val="24"/>
          <w:szCs w:val="24"/>
        </w:rPr>
        <w:t>Explain the role of guaiacol in this reaction.</w:t>
      </w:r>
    </w:p>
    <w:p w:rsidRPr="009C1A47" w:rsidR="00C363C9" w:rsidP="29F81FAE" w:rsidRDefault="00C363C9" w14:paraId="06C52073" w14:textId="77777777">
      <w:pPr>
        <w:pStyle w:val="ListParagraph"/>
        <w:numPr>
          <w:ilvl w:val="0"/>
          <w:numId w:val="34"/>
        </w:numPr>
        <w:spacing w:before="120" w:after="0"/>
        <w:rPr>
          <w:rFonts w:ascii="Arial" w:hAnsi="Arial" w:cs="Arial"/>
          <w:sz w:val="24"/>
          <w:szCs w:val="24"/>
        </w:rPr>
      </w:pPr>
      <w:r w:rsidRPr="29F81FAE" w:rsidR="00C363C9">
        <w:rPr>
          <w:rFonts w:ascii="Arial" w:hAnsi="Arial" w:cs="Arial"/>
          <w:sz w:val="24"/>
          <w:szCs w:val="24"/>
        </w:rPr>
        <w:t>Use a colorimeter to detect product formation during an enzyme-mediated reaction.</w:t>
      </w:r>
    </w:p>
    <w:p w:rsidRPr="009C1A47" w:rsidR="00C363C9" w:rsidP="29F81FAE" w:rsidRDefault="00C363C9" w14:paraId="7F662AD9" w14:textId="093618AF">
      <w:pPr>
        <w:pStyle w:val="ListParagraph"/>
        <w:numPr>
          <w:ilvl w:val="0"/>
          <w:numId w:val="34"/>
        </w:numPr>
        <w:spacing w:before="120" w:after="0"/>
        <w:rPr>
          <w:rFonts w:ascii="Arial" w:hAnsi="Arial" w:cs="Arial"/>
          <w:sz w:val="24"/>
          <w:szCs w:val="24"/>
        </w:rPr>
      </w:pPr>
      <w:bookmarkStart w:name="_Int_CwddM73m" w:id="1583593981"/>
      <w:r w:rsidRPr="7370EEB7" w:rsidR="00C363C9">
        <w:rPr>
          <w:rFonts w:ascii="Arial" w:hAnsi="Arial" w:cs="Arial"/>
          <w:sz w:val="24"/>
          <w:szCs w:val="24"/>
        </w:rPr>
        <w:t>Determine</w:t>
      </w:r>
      <w:bookmarkEnd w:id="1583593981"/>
      <w:r w:rsidRPr="7370EEB7" w:rsidR="00C363C9">
        <w:rPr>
          <w:rFonts w:ascii="Arial" w:hAnsi="Arial" w:cs="Arial"/>
          <w:sz w:val="24"/>
          <w:szCs w:val="24"/>
        </w:rPr>
        <w:t xml:space="preserve"> the effects of the following conditions on the rate of an enzyme-catalyzed reaction:</w:t>
      </w:r>
    </w:p>
    <w:p w:rsidRPr="009C1A47" w:rsidR="00C363C9" w:rsidP="29F81FAE" w:rsidRDefault="00C363C9" w14:paraId="6174CEB4" w14:textId="09C2BE6B">
      <w:pPr>
        <w:pStyle w:val="ListParagraph"/>
        <w:numPr>
          <w:ilvl w:val="1"/>
          <w:numId w:val="34"/>
        </w:numPr>
        <w:spacing w:before="120" w:after="0"/>
        <w:rPr>
          <w:rFonts w:ascii="Arial" w:hAnsi="Arial" w:cs="Arial"/>
          <w:sz w:val="24"/>
          <w:szCs w:val="24"/>
        </w:rPr>
      </w:pPr>
      <w:r w:rsidRPr="29F81FAE" w:rsidR="00C363C9">
        <w:rPr>
          <w:rFonts w:ascii="Arial" w:hAnsi="Arial" w:cs="Arial"/>
          <w:sz w:val="24"/>
          <w:szCs w:val="24"/>
        </w:rPr>
        <w:t>Substrate concentration</w:t>
      </w:r>
    </w:p>
    <w:p w:rsidRPr="009C1A47" w:rsidR="00C363C9" w:rsidP="29F81FAE" w:rsidRDefault="00C363C9" w14:paraId="3BAB8138" w14:textId="74BC6923">
      <w:pPr>
        <w:pStyle w:val="ListParagraph"/>
        <w:numPr>
          <w:ilvl w:val="1"/>
          <w:numId w:val="34"/>
        </w:numPr>
        <w:spacing w:before="120" w:after="0"/>
        <w:rPr>
          <w:rFonts w:ascii="Arial" w:hAnsi="Arial" w:cs="Arial"/>
          <w:sz w:val="24"/>
          <w:szCs w:val="24"/>
        </w:rPr>
      </w:pPr>
      <w:r w:rsidRPr="29F81FAE" w:rsidR="00C363C9">
        <w:rPr>
          <w:rFonts w:ascii="Arial" w:hAnsi="Arial" w:cs="Arial"/>
          <w:sz w:val="24"/>
          <w:szCs w:val="24"/>
        </w:rPr>
        <w:t>Enzyme concentration</w:t>
      </w:r>
    </w:p>
    <w:p w:rsidRPr="009C1A47" w:rsidR="00C363C9" w:rsidP="29F81FAE" w:rsidRDefault="00C363C9" w14:paraId="21A66434" w14:textId="3F2FF59C">
      <w:pPr>
        <w:pStyle w:val="ListParagraph"/>
        <w:numPr>
          <w:ilvl w:val="1"/>
          <w:numId w:val="34"/>
        </w:numPr>
        <w:spacing w:before="120" w:after="0"/>
        <w:rPr>
          <w:rFonts w:ascii="Arial" w:hAnsi="Arial" w:cs="Arial"/>
          <w:sz w:val="24"/>
          <w:szCs w:val="24"/>
        </w:rPr>
      </w:pPr>
      <w:r w:rsidRPr="3F1FF705" w:rsidR="00C363C9">
        <w:rPr>
          <w:rFonts w:ascii="Arial" w:hAnsi="Arial" w:cs="Arial"/>
          <w:sz w:val="24"/>
          <w:szCs w:val="24"/>
        </w:rPr>
        <w:t>Temperature</w:t>
      </w:r>
    </w:p>
    <w:p w:rsidRPr="009C1A47" w:rsidR="00C363C9" w:rsidP="29F81FAE" w:rsidRDefault="00C363C9" w14:paraId="0F9171C5" w14:textId="54E8B30A">
      <w:pPr>
        <w:pStyle w:val="ListParagraph"/>
        <w:numPr>
          <w:ilvl w:val="1"/>
          <w:numId w:val="34"/>
        </w:numPr>
        <w:spacing w:before="120" w:after="0"/>
        <w:rPr>
          <w:rFonts w:ascii="Arial" w:hAnsi="Arial" w:cs="Arial"/>
          <w:sz w:val="24"/>
          <w:szCs w:val="24"/>
        </w:rPr>
      </w:pPr>
      <w:r w:rsidRPr="29F81FAE" w:rsidR="219EEC86">
        <w:rPr>
          <w:rFonts w:ascii="Arial" w:hAnsi="Arial" w:cs="Arial"/>
          <w:sz w:val="24"/>
          <w:szCs w:val="24"/>
        </w:rPr>
        <w:t>P</w:t>
      </w:r>
      <w:r w:rsidRPr="29F81FAE" w:rsidR="00C363C9">
        <w:rPr>
          <w:rFonts w:ascii="Arial" w:hAnsi="Arial" w:cs="Arial"/>
          <w:sz w:val="24"/>
          <w:szCs w:val="24"/>
        </w:rPr>
        <w:t>H</w:t>
      </w:r>
    </w:p>
    <w:p w:rsidRPr="009C1A47" w:rsidR="00C363C9" w:rsidP="29F81FAE" w:rsidRDefault="00C363C9" w14:paraId="537A8DC1" w14:textId="14175B22">
      <w:pPr>
        <w:pStyle w:val="ListParagraph"/>
        <w:numPr>
          <w:ilvl w:val="1"/>
          <w:numId w:val="34"/>
        </w:numPr>
        <w:spacing w:before="120" w:after="0"/>
        <w:rPr>
          <w:rFonts w:ascii="Arial" w:hAnsi="Arial" w:cs="Arial"/>
          <w:sz w:val="24"/>
          <w:szCs w:val="24"/>
        </w:rPr>
      </w:pPr>
      <w:r w:rsidRPr="29F81FAE" w:rsidR="00C363C9">
        <w:rPr>
          <w:rFonts w:ascii="Arial" w:hAnsi="Arial" w:cs="Arial"/>
          <w:sz w:val="24"/>
          <w:szCs w:val="24"/>
        </w:rPr>
        <w:t>The inhibitor hydroxylamine</w:t>
      </w:r>
    </w:p>
    <w:p w:rsidRPr="009C1A47" w:rsidR="00C363C9" w:rsidP="29F81FAE" w:rsidRDefault="00C363C9" w14:paraId="1F9D04E0" w14:textId="7EEE05E0">
      <w:pPr>
        <w:pStyle w:val="ListParagraph"/>
        <w:numPr>
          <w:ilvl w:val="0"/>
          <w:numId w:val="34"/>
        </w:numPr>
        <w:spacing w:before="120" w:after="0"/>
        <w:rPr>
          <w:rFonts w:ascii="Arial" w:hAnsi="Arial" w:cs="Arial"/>
          <w:sz w:val="24"/>
          <w:szCs w:val="24"/>
        </w:rPr>
      </w:pPr>
      <w:r w:rsidRPr="7370EEB7" w:rsidR="00C363C9">
        <w:rPr>
          <w:rFonts w:ascii="Arial" w:hAnsi="Arial" w:cs="Arial"/>
          <w:sz w:val="24"/>
          <w:szCs w:val="24"/>
        </w:rPr>
        <w:t xml:space="preserve">Use Excel, or </w:t>
      </w:r>
      <w:r w:rsidRPr="7370EEB7" w:rsidR="49970FAE">
        <w:rPr>
          <w:rFonts w:ascii="Arial" w:hAnsi="Arial" w:cs="Arial"/>
          <w:sz w:val="24"/>
          <w:szCs w:val="24"/>
        </w:rPr>
        <w:t>a suitable software</w:t>
      </w:r>
      <w:r w:rsidRPr="7370EEB7" w:rsidR="00C363C9">
        <w:rPr>
          <w:rFonts w:ascii="Arial" w:hAnsi="Arial" w:cs="Arial"/>
          <w:sz w:val="24"/>
          <w:szCs w:val="24"/>
        </w:rPr>
        <w:t xml:space="preserve"> program, to plot the following:</w:t>
      </w:r>
      <w:r>
        <w:br/>
      </w:r>
      <w:r w:rsidRPr="7370EEB7" w:rsidR="00C363C9">
        <w:rPr>
          <w:rFonts w:ascii="Arial" w:hAnsi="Arial" w:cs="Arial"/>
          <w:sz w:val="24"/>
          <w:szCs w:val="24"/>
        </w:rPr>
        <w:t>a. Raw data versus time</w:t>
      </w:r>
      <w:r>
        <w:br/>
      </w:r>
      <w:r w:rsidRPr="7370EEB7" w:rsidR="00C363C9">
        <w:rPr>
          <w:rFonts w:ascii="Arial" w:hAnsi="Arial" w:cs="Arial"/>
          <w:sz w:val="24"/>
          <w:szCs w:val="24"/>
        </w:rPr>
        <w:t>b. Reaction rate versus treatment (substrate concentration, enzyme concentration, temperature, pH, and presence of inhibitors)</w:t>
      </w:r>
    </w:p>
    <w:p w:rsidR="00664495" w:rsidP="00664495" w:rsidRDefault="00664495" w14:paraId="7BC1DE80" w14:textId="5781C0FF">
      <w:pPr>
        <w:spacing w:line="278" w:lineRule="auto"/>
        <w:rPr>
          <w:rFonts w:ascii="Segoe UI Emoji" w:hAnsi="Segoe UI Emoji" w:cs="Segoe UI Emoji"/>
          <w:b/>
          <w:bCs/>
        </w:rPr>
      </w:pPr>
    </w:p>
    <w:p w:rsidRPr="00296800" w:rsidR="00664495" w:rsidP="00664495" w:rsidRDefault="00664495" w14:paraId="732072D3" w14:textId="4BE7EC73">
      <w:pPr>
        <w:spacing w:line="278" w:lineRule="auto"/>
        <w:rPr>
          <w:rFonts w:ascii="Arial" w:hAnsi="Arial" w:cs="Arial"/>
          <w:b w:val="1"/>
          <w:bCs w:val="1"/>
        </w:rPr>
      </w:pPr>
      <w:r w:rsidRPr="238D70B0" w:rsidR="3AA1A751">
        <w:rPr>
          <w:rFonts w:ascii="Arial" w:hAnsi="Arial" w:cs="Arial"/>
          <w:b w:val="1"/>
          <w:bCs w:val="1"/>
        </w:rPr>
        <w:t xml:space="preserve">Pre-Lab </w:t>
      </w:r>
      <w:r w:rsidRPr="238D70B0" w:rsidR="4A7BDAEC">
        <w:rPr>
          <w:rFonts w:ascii="Arial" w:hAnsi="Arial" w:cs="Arial"/>
          <w:b w:val="1"/>
          <w:bCs w:val="1"/>
        </w:rPr>
        <w:t>Activities</w:t>
      </w:r>
    </w:p>
    <w:p w:rsidRPr="00C363C9" w:rsidR="00C363C9" w:rsidP="00C363C9" w:rsidRDefault="00C363C9" w14:paraId="1FBFEFE9" w14:textId="44A53AD4">
      <w:pPr>
        <w:spacing w:line="278" w:lineRule="auto"/>
        <w:rPr>
          <w:rFonts w:ascii="Arial" w:hAnsi="Arial" w:cs="Arial"/>
        </w:rPr>
      </w:pPr>
      <w:r w:rsidRPr="7370EEB7" w:rsidR="00C363C9">
        <w:rPr>
          <w:rFonts w:ascii="Arial" w:hAnsi="Arial" w:cs="Arial"/>
          <w:b w:val="1"/>
          <w:bCs w:val="1"/>
        </w:rPr>
        <w:t xml:space="preserve">Reminder: </w:t>
      </w:r>
      <w:r w:rsidRPr="7370EEB7" w:rsidR="00C363C9">
        <w:rPr>
          <w:rFonts w:ascii="Arial" w:hAnsi="Arial" w:cs="Arial"/>
        </w:rPr>
        <w:t xml:space="preserve">Please complete your pre-lab assignment </w:t>
      </w:r>
      <w:r w:rsidRPr="7370EEB7" w:rsidR="00C363C9">
        <w:rPr>
          <w:rFonts w:ascii="Arial" w:hAnsi="Arial" w:cs="Arial"/>
          <w:i w:val="1"/>
          <w:iCs w:val="1"/>
        </w:rPr>
        <w:t xml:space="preserve">before coming to </w:t>
      </w:r>
      <w:r w:rsidRPr="7370EEB7" w:rsidR="285D1D19">
        <w:rPr>
          <w:rFonts w:ascii="Arial" w:hAnsi="Arial" w:cs="Arial"/>
          <w:i w:val="1"/>
          <w:iCs w:val="1"/>
        </w:rPr>
        <w:t>the lab</w:t>
      </w:r>
      <w:r w:rsidRPr="7370EEB7" w:rsidR="00C363C9">
        <w:rPr>
          <w:rFonts w:ascii="Arial" w:hAnsi="Arial" w:cs="Arial"/>
        </w:rPr>
        <w:t xml:space="preserve">. This work is intended to help you understand the experiment and be prepared to </w:t>
      </w:r>
      <w:bookmarkStart w:name="_Int_KjB29h4q" w:id="729671685"/>
      <w:r w:rsidRPr="7370EEB7" w:rsidR="00C363C9">
        <w:rPr>
          <w:rFonts w:ascii="Arial" w:hAnsi="Arial" w:cs="Arial"/>
        </w:rPr>
        <w:t>participate</w:t>
      </w:r>
      <w:bookmarkEnd w:id="729671685"/>
      <w:r w:rsidRPr="7370EEB7" w:rsidR="00C363C9">
        <w:rPr>
          <w:rFonts w:ascii="Arial" w:hAnsi="Arial" w:cs="Arial"/>
        </w:rPr>
        <w:t xml:space="preserve"> fully.</w:t>
      </w:r>
    </w:p>
    <w:p w:rsidRPr="00C363C9" w:rsidR="00C363C9" w:rsidP="00C363C9" w:rsidRDefault="00C363C9" w14:paraId="216374DE" w14:textId="390E9B47">
      <w:pPr>
        <w:spacing w:line="278" w:lineRule="auto"/>
        <w:rPr>
          <w:rFonts w:ascii="Arial" w:hAnsi="Arial" w:cs="Arial"/>
        </w:rPr>
      </w:pPr>
      <w:r w:rsidRPr="7370EEB7" w:rsidR="00C363C9">
        <w:rPr>
          <w:rFonts w:ascii="Arial" w:hAnsi="Arial" w:cs="Arial"/>
        </w:rPr>
        <w:t xml:space="preserve">Your instructor may collect and grade the pre-lab at the beginning of the lab session, so be sure to have it finished and ready to </w:t>
      </w:r>
      <w:bookmarkStart w:name="_Int_qN1gYKej" w:id="291968718"/>
      <w:r w:rsidRPr="7370EEB7" w:rsidR="00C363C9">
        <w:rPr>
          <w:rFonts w:ascii="Arial" w:hAnsi="Arial" w:cs="Arial"/>
        </w:rPr>
        <w:t>submit</w:t>
      </w:r>
      <w:bookmarkEnd w:id="291968718"/>
      <w:r w:rsidRPr="7370EEB7" w:rsidR="3ED0F303">
        <w:rPr>
          <w:rFonts w:ascii="Arial" w:hAnsi="Arial" w:cs="Arial"/>
        </w:rPr>
        <w:t xml:space="preserve"> the material.</w:t>
      </w:r>
    </w:p>
    <w:p w:rsidRPr="00296800" w:rsidR="00664495" w:rsidP="00C363C9" w:rsidRDefault="00664495" w14:paraId="3EE200D6" w14:textId="69A94377">
      <w:pPr>
        <w:spacing w:line="360" w:lineRule="auto"/>
        <w:rPr>
          <w:rFonts w:ascii="Arial" w:hAnsi="Arial" w:cs="Arial"/>
          <w:b w:val="1"/>
          <w:bCs w:val="1"/>
        </w:rPr>
      </w:pPr>
      <w:r w:rsidRPr="238D70B0" w:rsidR="3AA1A751">
        <w:rPr>
          <w:rFonts w:ascii="Arial" w:hAnsi="Arial" w:cs="Arial"/>
          <w:b w:val="1"/>
          <w:bCs w:val="1"/>
        </w:rPr>
        <w:t xml:space="preserve">Pre-Lab </w:t>
      </w:r>
      <w:r w:rsidRPr="238D70B0" w:rsidR="1E6AC053">
        <w:rPr>
          <w:rFonts w:ascii="Arial" w:hAnsi="Arial" w:cs="Arial"/>
          <w:b w:val="1"/>
          <w:bCs w:val="1"/>
        </w:rPr>
        <w:t xml:space="preserve">Activity 5.1: </w:t>
      </w:r>
      <w:r w:rsidRPr="238D70B0" w:rsidR="1E6AC053">
        <w:rPr>
          <w:rFonts w:ascii="Arial" w:hAnsi="Arial" w:cs="Arial"/>
          <w:b w:val="1"/>
          <w:bCs w:val="1"/>
        </w:rPr>
        <w:t>Define</w:t>
      </w:r>
      <w:r w:rsidRPr="238D70B0" w:rsidR="3AA1A751">
        <w:rPr>
          <w:rFonts w:ascii="Arial" w:hAnsi="Arial" w:cs="Arial"/>
          <w:b w:val="1"/>
          <w:bCs w:val="1"/>
        </w:rPr>
        <w:t>Terms</w:t>
      </w:r>
    </w:p>
    <w:p w:rsidRPr="00296800" w:rsidR="00664495" w:rsidP="00C363C9" w:rsidRDefault="00664495" w14:paraId="7F46F911" w14:textId="77777777">
      <w:pPr>
        <w:numPr>
          <w:ilvl w:val="0"/>
          <w:numId w:val="21"/>
        </w:numPr>
        <w:spacing w:line="600" w:lineRule="auto"/>
        <w:rPr>
          <w:rFonts w:ascii="Arial" w:hAnsi="Arial" w:cs="Arial"/>
        </w:rPr>
      </w:pPr>
      <w:r w:rsidRPr="00296800">
        <w:rPr>
          <w:rFonts w:ascii="Arial" w:hAnsi="Arial" w:cs="Arial"/>
        </w:rPr>
        <w:t>Enzyme</w:t>
      </w:r>
    </w:p>
    <w:p w:rsidRPr="00296800" w:rsidR="00664495" w:rsidP="00C363C9" w:rsidRDefault="00664495" w14:paraId="60CDED85" w14:textId="77777777">
      <w:pPr>
        <w:numPr>
          <w:ilvl w:val="0"/>
          <w:numId w:val="21"/>
        </w:numPr>
        <w:spacing w:line="600" w:lineRule="auto"/>
        <w:rPr>
          <w:rFonts w:ascii="Arial" w:hAnsi="Arial" w:cs="Arial"/>
        </w:rPr>
      </w:pPr>
      <w:r w:rsidRPr="00296800">
        <w:rPr>
          <w:rFonts w:ascii="Arial" w:hAnsi="Arial" w:cs="Arial"/>
        </w:rPr>
        <w:t>Catalyst</w:t>
      </w:r>
    </w:p>
    <w:p w:rsidRPr="00296800" w:rsidR="00664495" w:rsidP="00C363C9" w:rsidRDefault="00664495" w14:paraId="571DFA55" w14:textId="77777777">
      <w:pPr>
        <w:numPr>
          <w:ilvl w:val="0"/>
          <w:numId w:val="21"/>
        </w:numPr>
        <w:spacing w:line="600" w:lineRule="auto"/>
        <w:rPr>
          <w:rFonts w:ascii="Arial" w:hAnsi="Arial" w:cs="Arial"/>
        </w:rPr>
      </w:pPr>
      <w:r w:rsidRPr="00296800">
        <w:rPr>
          <w:rFonts w:ascii="Arial" w:hAnsi="Arial" w:cs="Arial"/>
        </w:rPr>
        <w:t>Substrate</w:t>
      </w:r>
    </w:p>
    <w:p w:rsidRPr="00296800" w:rsidR="00664495" w:rsidP="00C363C9" w:rsidRDefault="00664495" w14:paraId="341961C0" w14:textId="77777777">
      <w:pPr>
        <w:numPr>
          <w:ilvl w:val="0"/>
          <w:numId w:val="21"/>
        </w:numPr>
        <w:spacing w:line="600" w:lineRule="auto"/>
        <w:rPr>
          <w:rFonts w:ascii="Arial" w:hAnsi="Arial" w:cs="Arial"/>
        </w:rPr>
      </w:pPr>
      <w:r w:rsidRPr="00296800">
        <w:rPr>
          <w:rFonts w:ascii="Arial" w:hAnsi="Arial" w:cs="Arial"/>
        </w:rPr>
        <w:t>Active site</w:t>
      </w:r>
    </w:p>
    <w:p w:rsidRPr="00296800" w:rsidR="00664495" w:rsidP="00C363C9" w:rsidRDefault="00664495" w14:paraId="4CC7D88B" w14:textId="77777777">
      <w:pPr>
        <w:numPr>
          <w:ilvl w:val="0"/>
          <w:numId w:val="21"/>
        </w:numPr>
        <w:spacing w:line="600" w:lineRule="auto"/>
        <w:rPr>
          <w:rFonts w:ascii="Arial" w:hAnsi="Arial" w:cs="Arial"/>
        </w:rPr>
      </w:pPr>
      <w:r w:rsidRPr="00296800">
        <w:rPr>
          <w:rFonts w:ascii="Arial" w:hAnsi="Arial" w:cs="Arial"/>
        </w:rPr>
        <w:t>Enzyme specificity</w:t>
      </w:r>
    </w:p>
    <w:p w:rsidRPr="00296800" w:rsidR="00664495" w:rsidP="00C363C9" w:rsidRDefault="00664495" w14:paraId="29CB2583" w14:textId="77777777">
      <w:pPr>
        <w:numPr>
          <w:ilvl w:val="0"/>
          <w:numId w:val="21"/>
        </w:numPr>
        <w:spacing w:line="600" w:lineRule="auto"/>
        <w:rPr>
          <w:rFonts w:ascii="Arial" w:hAnsi="Arial" w:cs="Arial"/>
        </w:rPr>
      </w:pPr>
      <w:r w:rsidRPr="00296800">
        <w:rPr>
          <w:rFonts w:ascii="Arial" w:hAnsi="Arial" w:cs="Arial"/>
        </w:rPr>
        <w:t>Product</w:t>
      </w:r>
    </w:p>
    <w:p w:rsidRPr="00296800" w:rsidR="00664495" w:rsidP="00C363C9" w:rsidRDefault="00664495" w14:paraId="716AE455" w14:textId="77777777">
      <w:pPr>
        <w:numPr>
          <w:ilvl w:val="0"/>
          <w:numId w:val="21"/>
        </w:numPr>
        <w:spacing w:line="600" w:lineRule="auto"/>
        <w:rPr>
          <w:rFonts w:ascii="Arial" w:hAnsi="Arial" w:cs="Arial"/>
        </w:rPr>
      </w:pPr>
      <w:r w:rsidRPr="00296800">
        <w:rPr>
          <w:rFonts w:ascii="Arial" w:hAnsi="Arial" w:cs="Arial"/>
        </w:rPr>
        <w:t>Enzyme-catalyzed reaction</w:t>
      </w:r>
    </w:p>
    <w:p w:rsidRPr="00296800" w:rsidR="00664495" w:rsidP="00C363C9" w:rsidRDefault="00664495" w14:paraId="2CC6979A" w14:textId="77777777">
      <w:pPr>
        <w:numPr>
          <w:ilvl w:val="0"/>
          <w:numId w:val="21"/>
        </w:numPr>
        <w:spacing w:line="600" w:lineRule="auto"/>
        <w:rPr>
          <w:rFonts w:ascii="Arial" w:hAnsi="Arial" w:cs="Arial"/>
        </w:rPr>
      </w:pPr>
      <w:r w:rsidRPr="00296800">
        <w:rPr>
          <w:rFonts w:ascii="Arial" w:hAnsi="Arial" w:cs="Arial"/>
        </w:rPr>
        <w:t>Activation energy</w:t>
      </w:r>
    </w:p>
    <w:p w:rsidRPr="00296800" w:rsidR="00664495" w:rsidP="00C363C9" w:rsidRDefault="00664495" w14:paraId="59B2B933" w14:textId="77777777">
      <w:pPr>
        <w:numPr>
          <w:ilvl w:val="0"/>
          <w:numId w:val="21"/>
        </w:numPr>
        <w:spacing w:line="600" w:lineRule="auto"/>
        <w:rPr>
          <w:rFonts w:ascii="Arial" w:hAnsi="Arial" w:cs="Arial"/>
        </w:rPr>
      </w:pPr>
      <w:r w:rsidRPr="00296800">
        <w:rPr>
          <w:rFonts w:ascii="Arial" w:hAnsi="Arial" w:cs="Arial"/>
        </w:rPr>
        <w:t>Peroxidase</w:t>
      </w:r>
    </w:p>
    <w:p w:rsidRPr="00296800" w:rsidR="00664495" w:rsidP="00C363C9" w:rsidRDefault="00664495" w14:paraId="3877B398" w14:textId="77777777">
      <w:pPr>
        <w:numPr>
          <w:ilvl w:val="0"/>
          <w:numId w:val="21"/>
        </w:numPr>
        <w:spacing w:line="600" w:lineRule="auto"/>
        <w:rPr>
          <w:rFonts w:ascii="Arial" w:hAnsi="Arial" w:cs="Arial"/>
        </w:rPr>
      </w:pPr>
      <w:r w:rsidRPr="00296800">
        <w:rPr>
          <w:rFonts w:ascii="Arial" w:hAnsi="Arial" w:cs="Arial"/>
        </w:rPr>
        <w:t>Hydrogen peroxide (H</w:t>
      </w:r>
      <w:r w:rsidRPr="00296800">
        <w:rPr>
          <w:rFonts w:ascii="Cambria Math" w:hAnsi="Cambria Math" w:cs="Cambria Math"/>
        </w:rPr>
        <w:t>₂</w:t>
      </w:r>
      <w:r w:rsidRPr="00296800">
        <w:rPr>
          <w:rFonts w:ascii="Arial" w:hAnsi="Arial" w:cs="Arial"/>
        </w:rPr>
        <w:t>O</w:t>
      </w:r>
      <w:r w:rsidRPr="00296800">
        <w:rPr>
          <w:rFonts w:ascii="Cambria Math" w:hAnsi="Cambria Math" w:cs="Cambria Math"/>
        </w:rPr>
        <w:t>₂</w:t>
      </w:r>
      <w:r w:rsidRPr="00296800">
        <w:rPr>
          <w:rFonts w:ascii="Arial" w:hAnsi="Arial" w:cs="Arial"/>
        </w:rPr>
        <w:t>)</w:t>
      </w:r>
    </w:p>
    <w:p w:rsidRPr="00296800" w:rsidR="00664495" w:rsidP="00C363C9" w:rsidRDefault="00664495" w14:paraId="63318E6E" w14:textId="77777777">
      <w:pPr>
        <w:numPr>
          <w:ilvl w:val="0"/>
          <w:numId w:val="21"/>
        </w:numPr>
        <w:spacing w:line="600" w:lineRule="auto"/>
        <w:rPr>
          <w:rFonts w:ascii="Arial" w:hAnsi="Arial" w:cs="Arial"/>
        </w:rPr>
      </w:pPr>
      <w:r w:rsidRPr="00296800">
        <w:rPr>
          <w:rFonts w:ascii="Arial" w:hAnsi="Arial" w:cs="Arial"/>
        </w:rPr>
        <w:t>Guaiacol</w:t>
      </w:r>
    </w:p>
    <w:p w:rsidRPr="00296800" w:rsidR="00664495" w:rsidP="00C363C9" w:rsidRDefault="00664495" w14:paraId="7F320559" w14:textId="77777777">
      <w:pPr>
        <w:numPr>
          <w:ilvl w:val="0"/>
          <w:numId w:val="21"/>
        </w:numPr>
        <w:spacing w:line="600" w:lineRule="auto"/>
        <w:rPr>
          <w:rFonts w:ascii="Arial" w:hAnsi="Arial" w:cs="Arial"/>
        </w:rPr>
      </w:pPr>
      <w:r w:rsidRPr="00296800">
        <w:rPr>
          <w:rFonts w:ascii="Arial" w:hAnsi="Arial" w:cs="Arial"/>
        </w:rPr>
        <w:t>Tetraguaiacol</w:t>
      </w:r>
    </w:p>
    <w:p w:rsidRPr="00296800" w:rsidR="00664495" w:rsidP="00C363C9" w:rsidRDefault="00664495" w14:paraId="3D041D0B" w14:textId="77777777">
      <w:pPr>
        <w:numPr>
          <w:ilvl w:val="0"/>
          <w:numId w:val="21"/>
        </w:numPr>
        <w:spacing w:line="600" w:lineRule="auto"/>
        <w:rPr>
          <w:rFonts w:ascii="Arial" w:hAnsi="Arial" w:cs="Arial"/>
        </w:rPr>
      </w:pPr>
      <w:r w:rsidRPr="00296800">
        <w:rPr>
          <w:rFonts w:ascii="Arial" w:hAnsi="Arial" w:cs="Arial"/>
        </w:rPr>
        <w:t>Oxidation</w:t>
      </w:r>
    </w:p>
    <w:p w:rsidRPr="00296800" w:rsidR="00664495" w:rsidP="00C363C9" w:rsidRDefault="00664495" w14:paraId="61DB169F" w14:textId="77777777">
      <w:pPr>
        <w:numPr>
          <w:ilvl w:val="0"/>
          <w:numId w:val="21"/>
        </w:numPr>
        <w:spacing w:line="600" w:lineRule="auto"/>
        <w:rPr>
          <w:rFonts w:ascii="Arial" w:hAnsi="Arial" w:cs="Arial"/>
        </w:rPr>
      </w:pPr>
      <w:r w:rsidRPr="00296800">
        <w:rPr>
          <w:rFonts w:ascii="Arial" w:hAnsi="Arial" w:cs="Arial"/>
        </w:rPr>
        <w:t>Reduction</w:t>
      </w:r>
    </w:p>
    <w:p w:rsidRPr="00296800" w:rsidR="00664495" w:rsidP="00C363C9" w:rsidRDefault="00664495" w14:paraId="2CFFB39F" w14:textId="77777777">
      <w:pPr>
        <w:numPr>
          <w:ilvl w:val="0"/>
          <w:numId w:val="21"/>
        </w:numPr>
        <w:spacing w:line="600" w:lineRule="auto"/>
        <w:rPr>
          <w:rFonts w:ascii="Arial" w:hAnsi="Arial" w:cs="Arial"/>
        </w:rPr>
      </w:pPr>
      <w:r w:rsidRPr="00296800">
        <w:rPr>
          <w:rFonts w:ascii="Arial" w:hAnsi="Arial" w:cs="Arial"/>
        </w:rPr>
        <w:t>Reducing agent</w:t>
      </w:r>
    </w:p>
    <w:p w:rsidRPr="00296800" w:rsidR="00664495" w:rsidP="00C363C9" w:rsidRDefault="00664495" w14:paraId="689A96C7" w14:textId="77777777">
      <w:pPr>
        <w:numPr>
          <w:ilvl w:val="0"/>
          <w:numId w:val="21"/>
        </w:numPr>
        <w:spacing w:line="600" w:lineRule="auto"/>
        <w:rPr>
          <w:rFonts w:ascii="Arial" w:hAnsi="Arial" w:cs="Arial"/>
        </w:rPr>
      </w:pPr>
      <w:r w:rsidRPr="00296800">
        <w:rPr>
          <w:rFonts w:ascii="Arial" w:hAnsi="Arial" w:cs="Arial"/>
        </w:rPr>
        <w:t>Oxidizing agent</w:t>
      </w:r>
    </w:p>
    <w:p w:rsidRPr="00296800" w:rsidR="00664495" w:rsidP="00C363C9" w:rsidRDefault="00664495" w14:paraId="0D973D18" w14:textId="77777777">
      <w:pPr>
        <w:numPr>
          <w:ilvl w:val="0"/>
          <w:numId w:val="21"/>
        </w:numPr>
        <w:spacing w:line="600" w:lineRule="auto"/>
        <w:rPr>
          <w:rFonts w:ascii="Arial" w:hAnsi="Arial" w:cs="Arial"/>
        </w:rPr>
      </w:pPr>
      <w:r w:rsidRPr="00296800">
        <w:rPr>
          <w:rFonts w:ascii="Arial" w:hAnsi="Arial" w:cs="Arial"/>
        </w:rPr>
        <w:t>Absorbance</w:t>
      </w:r>
    </w:p>
    <w:p w:rsidRPr="00296800" w:rsidR="00664495" w:rsidP="00C363C9" w:rsidRDefault="00664495" w14:paraId="7E0F6B4D" w14:textId="77777777">
      <w:pPr>
        <w:numPr>
          <w:ilvl w:val="0"/>
          <w:numId w:val="21"/>
        </w:numPr>
        <w:spacing w:line="600" w:lineRule="auto"/>
        <w:rPr>
          <w:rFonts w:ascii="Arial" w:hAnsi="Arial" w:cs="Arial"/>
        </w:rPr>
      </w:pPr>
      <w:r w:rsidRPr="00296800">
        <w:rPr>
          <w:rFonts w:ascii="Arial" w:hAnsi="Arial" w:cs="Arial"/>
        </w:rPr>
        <w:t>Transmittance</w:t>
      </w:r>
    </w:p>
    <w:p w:rsidRPr="00296800" w:rsidR="00664495" w:rsidP="00C363C9" w:rsidRDefault="00664495" w14:paraId="309461E8" w14:textId="77777777">
      <w:pPr>
        <w:numPr>
          <w:ilvl w:val="0"/>
          <w:numId w:val="21"/>
        </w:numPr>
        <w:spacing w:line="600" w:lineRule="auto"/>
        <w:rPr>
          <w:rFonts w:ascii="Arial" w:hAnsi="Arial" w:cs="Arial"/>
        </w:rPr>
      </w:pPr>
      <w:r w:rsidRPr="00296800">
        <w:rPr>
          <w:rFonts w:ascii="Arial" w:hAnsi="Arial" w:cs="Arial"/>
        </w:rPr>
        <w:t>Colorimeter</w:t>
      </w:r>
    </w:p>
    <w:p w:rsidRPr="00296800" w:rsidR="00664495" w:rsidP="00C363C9" w:rsidRDefault="00664495" w14:paraId="477CE1B7" w14:textId="77777777">
      <w:pPr>
        <w:numPr>
          <w:ilvl w:val="0"/>
          <w:numId w:val="21"/>
        </w:numPr>
        <w:spacing w:line="600" w:lineRule="auto"/>
        <w:rPr>
          <w:rFonts w:ascii="Arial" w:hAnsi="Arial" w:cs="Arial"/>
        </w:rPr>
      </w:pPr>
      <w:r w:rsidRPr="00296800">
        <w:rPr>
          <w:rFonts w:ascii="Arial" w:hAnsi="Arial" w:cs="Arial"/>
        </w:rPr>
        <w:t>Wavelength (nm)</w:t>
      </w:r>
    </w:p>
    <w:p w:rsidRPr="00296800" w:rsidR="00664495" w:rsidP="00C363C9" w:rsidRDefault="00664495" w14:paraId="1CEBFA8E" w14:textId="77777777">
      <w:pPr>
        <w:numPr>
          <w:ilvl w:val="0"/>
          <w:numId w:val="21"/>
        </w:numPr>
        <w:spacing w:line="600" w:lineRule="auto"/>
        <w:rPr>
          <w:rFonts w:ascii="Arial" w:hAnsi="Arial" w:cs="Arial"/>
        </w:rPr>
      </w:pPr>
      <w:r w:rsidRPr="00296800">
        <w:rPr>
          <w:rFonts w:ascii="Arial" w:hAnsi="Arial" w:cs="Arial"/>
        </w:rPr>
        <w:t>Reaction rate</w:t>
      </w:r>
    </w:p>
    <w:p w:rsidRPr="00296800" w:rsidR="00664495" w:rsidP="00C363C9" w:rsidRDefault="00664495" w14:paraId="23F7E198" w14:textId="77777777">
      <w:pPr>
        <w:numPr>
          <w:ilvl w:val="0"/>
          <w:numId w:val="21"/>
        </w:numPr>
        <w:spacing w:line="600" w:lineRule="auto"/>
        <w:rPr>
          <w:rFonts w:ascii="Arial" w:hAnsi="Arial" w:cs="Arial"/>
        </w:rPr>
      </w:pPr>
      <w:r w:rsidRPr="00296800">
        <w:rPr>
          <w:rFonts w:ascii="Arial" w:hAnsi="Arial" w:cs="Arial"/>
        </w:rPr>
        <w:t>Inhibitor</w:t>
      </w:r>
    </w:p>
    <w:p w:rsidRPr="00296800" w:rsidR="00664495" w:rsidP="00C363C9" w:rsidRDefault="00664495" w14:paraId="77964D0C" w14:textId="77777777">
      <w:pPr>
        <w:numPr>
          <w:ilvl w:val="0"/>
          <w:numId w:val="21"/>
        </w:numPr>
        <w:spacing w:line="600" w:lineRule="auto"/>
        <w:rPr>
          <w:rFonts w:ascii="Arial" w:hAnsi="Arial" w:cs="Arial"/>
        </w:rPr>
      </w:pPr>
      <w:r w:rsidRPr="00296800">
        <w:rPr>
          <w:rFonts w:ascii="Arial" w:hAnsi="Arial" w:cs="Arial"/>
        </w:rPr>
        <w:t>Denaturation</w:t>
      </w:r>
    </w:p>
    <w:p w:rsidRPr="00296800" w:rsidR="00664495" w:rsidP="00C363C9" w:rsidRDefault="00664495" w14:paraId="5C16B47A" w14:textId="77777777">
      <w:pPr>
        <w:numPr>
          <w:ilvl w:val="0"/>
          <w:numId w:val="21"/>
        </w:numPr>
        <w:spacing w:line="600" w:lineRule="auto"/>
        <w:rPr>
          <w:rFonts w:ascii="Arial" w:hAnsi="Arial" w:cs="Arial"/>
        </w:rPr>
      </w:pPr>
      <w:r w:rsidRPr="00296800">
        <w:rPr>
          <w:rFonts w:ascii="Arial" w:hAnsi="Arial" w:cs="Arial"/>
        </w:rPr>
        <w:t>pH</w:t>
      </w:r>
    </w:p>
    <w:p w:rsidRPr="00296800" w:rsidR="00664495" w:rsidP="00C363C9" w:rsidRDefault="00664495" w14:paraId="6E16948B" w14:textId="77777777">
      <w:pPr>
        <w:numPr>
          <w:ilvl w:val="0"/>
          <w:numId w:val="21"/>
        </w:numPr>
        <w:spacing w:line="600" w:lineRule="auto"/>
        <w:rPr>
          <w:rFonts w:ascii="Arial" w:hAnsi="Arial" w:cs="Arial"/>
        </w:rPr>
      </w:pPr>
      <w:r w:rsidRPr="00296800">
        <w:rPr>
          <w:rFonts w:ascii="Arial" w:hAnsi="Arial" w:cs="Arial"/>
        </w:rPr>
        <w:t>Temperature (effects on enzymes)</w:t>
      </w:r>
    </w:p>
    <w:p w:rsidRPr="00296800" w:rsidR="00664495" w:rsidP="00664495" w:rsidRDefault="00C363C9" w14:paraId="00F6933A" w14:textId="058E8F7A">
      <w:pPr>
        <w:spacing w:line="278" w:lineRule="auto"/>
        <w:rPr>
          <w:rFonts w:ascii="Arial" w:hAnsi="Arial" w:cs="Arial"/>
          <w:b w:val="1"/>
          <w:bCs w:val="1"/>
        </w:rPr>
      </w:pPr>
      <w:r w:rsidRPr="238D70B0" w:rsidR="3F7D2F57">
        <w:rPr>
          <w:rFonts w:ascii="Arial" w:hAnsi="Arial" w:cs="Arial"/>
        </w:rPr>
        <w:t xml:space="preserve"> </w:t>
      </w:r>
      <w:r w:rsidRPr="238D70B0" w:rsidR="3AA1A751">
        <w:rPr>
          <w:rFonts w:ascii="Arial" w:hAnsi="Arial" w:cs="Arial"/>
          <w:b w:val="1"/>
          <w:bCs w:val="1"/>
        </w:rPr>
        <w:t xml:space="preserve">Pre-Lab </w:t>
      </w:r>
      <w:r w:rsidRPr="238D70B0" w:rsidR="2105E727">
        <w:rPr>
          <w:rFonts w:ascii="Arial" w:hAnsi="Arial" w:cs="Arial"/>
          <w:b w:val="1"/>
          <w:bCs w:val="1"/>
        </w:rPr>
        <w:t xml:space="preserve">Activity 5.2: </w:t>
      </w:r>
      <w:r w:rsidRPr="238D70B0" w:rsidR="3AA1A751">
        <w:rPr>
          <w:rFonts w:ascii="Arial" w:hAnsi="Arial" w:cs="Arial"/>
          <w:b w:val="1"/>
          <w:bCs w:val="1"/>
        </w:rPr>
        <w:t>Multiple Choice Questions</w:t>
      </w:r>
    </w:p>
    <w:p w:rsidRPr="00296800" w:rsidR="00664495" w:rsidP="00664495" w:rsidRDefault="00664495" w14:paraId="0E7AC927" w14:textId="02E544B6">
      <w:pPr>
        <w:numPr>
          <w:ilvl w:val="0"/>
          <w:numId w:val="22"/>
        </w:numPr>
        <w:spacing w:line="278" w:lineRule="auto"/>
        <w:rPr>
          <w:rFonts w:ascii="Arial" w:hAnsi="Arial" w:cs="Arial"/>
        </w:rPr>
      </w:pPr>
      <w:r w:rsidRPr="00296800">
        <w:rPr>
          <w:rFonts w:ascii="Arial" w:hAnsi="Arial" w:cs="Arial"/>
        </w:rPr>
        <w:t>Enzymes function primarily to:</w:t>
      </w:r>
      <w:r w:rsidRPr="00296800">
        <w:rPr>
          <w:rFonts w:ascii="Arial" w:hAnsi="Arial" w:cs="Arial"/>
        </w:rPr>
        <w:br/>
      </w:r>
      <w:r w:rsidRPr="00296800">
        <w:rPr>
          <w:rFonts w:ascii="Arial" w:hAnsi="Arial" w:cs="Arial"/>
        </w:rPr>
        <w:t>A. Increase the temperature of reactions</w:t>
      </w:r>
      <w:r w:rsidRPr="00296800">
        <w:rPr>
          <w:rFonts w:ascii="Arial" w:hAnsi="Arial" w:cs="Arial"/>
        </w:rPr>
        <w:br/>
      </w:r>
      <w:r w:rsidRPr="00296800">
        <w:rPr>
          <w:rFonts w:ascii="Arial" w:hAnsi="Arial" w:cs="Arial"/>
        </w:rPr>
        <w:t>B. Speed up chemical reactions</w:t>
      </w:r>
      <w:r w:rsidRPr="00296800">
        <w:rPr>
          <w:rFonts w:ascii="Arial" w:hAnsi="Arial" w:cs="Arial"/>
        </w:rPr>
        <w:br/>
      </w:r>
      <w:r w:rsidRPr="00296800">
        <w:rPr>
          <w:rFonts w:ascii="Arial" w:hAnsi="Arial" w:cs="Arial"/>
        </w:rPr>
        <w:t>C. Provide energy for reactions</w:t>
      </w:r>
      <w:r w:rsidRPr="00296800">
        <w:rPr>
          <w:rFonts w:ascii="Arial" w:hAnsi="Arial" w:cs="Arial"/>
        </w:rPr>
        <w:br/>
      </w:r>
      <w:r w:rsidRPr="00296800">
        <w:rPr>
          <w:rFonts w:ascii="Arial" w:hAnsi="Arial" w:cs="Arial"/>
        </w:rPr>
        <w:t>D. Change the final products</w:t>
      </w:r>
      <w:r w:rsidRPr="00296800">
        <w:rPr>
          <w:rFonts w:ascii="Arial" w:hAnsi="Arial" w:cs="Arial"/>
        </w:rPr>
        <w:br/>
      </w:r>
    </w:p>
    <w:p w:rsidRPr="00296800" w:rsidR="00664495" w:rsidP="00664495" w:rsidRDefault="00664495" w14:paraId="17838FAC" w14:textId="7E3798C3">
      <w:pPr>
        <w:numPr>
          <w:ilvl w:val="0"/>
          <w:numId w:val="22"/>
        </w:numPr>
        <w:spacing w:line="278" w:lineRule="auto"/>
        <w:rPr>
          <w:rFonts w:ascii="Arial" w:hAnsi="Arial" w:cs="Arial"/>
        </w:rPr>
      </w:pPr>
      <w:r w:rsidRPr="00296800">
        <w:rPr>
          <w:rFonts w:ascii="Arial" w:hAnsi="Arial" w:cs="Arial"/>
        </w:rPr>
        <w:t>Enzymes are classified as:</w:t>
      </w:r>
      <w:r w:rsidRPr="00296800">
        <w:rPr>
          <w:rFonts w:ascii="Arial" w:hAnsi="Arial" w:cs="Arial"/>
        </w:rPr>
        <w:br/>
      </w:r>
      <w:r w:rsidRPr="00296800">
        <w:rPr>
          <w:rFonts w:ascii="Arial" w:hAnsi="Arial" w:cs="Arial"/>
        </w:rPr>
        <w:t>A. Lipids</w:t>
      </w:r>
      <w:r w:rsidRPr="00296800">
        <w:rPr>
          <w:rFonts w:ascii="Arial" w:hAnsi="Arial" w:cs="Arial"/>
        </w:rPr>
        <w:br/>
      </w:r>
      <w:r w:rsidRPr="00296800">
        <w:rPr>
          <w:rFonts w:ascii="Arial" w:hAnsi="Arial" w:cs="Arial"/>
        </w:rPr>
        <w:t>B. Carbohydrates</w:t>
      </w:r>
      <w:r w:rsidRPr="00296800">
        <w:rPr>
          <w:rFonts w:ascii="Arial" w:hAnsi="Arial" w:cs="Arial"/>
        </w:rPr>
        <w:br/>
      </w:r>
      <w:r w:rsidRPr="00296800">
        <w:rPr>
          <w:rFonts w:ascii="Arial" w:hAnsi="Arial" w:cs="Arial"/>
        </w:rPr>
        <w:t>C. Proteins</w:t>
      </w:r>
      <w:r w:rsidRPr="00296800">
        <w:rPr>
          <w:rFonts w:ascii="Arial" w:hAnsi="Arial" w:cs="Arial"/>
        </w:rPr>
        <w:br/>
      </w:r>
      <w:r w:rsidRPr="00296800">
        <w:rPr>
          <w:rFonts w:ascii="Arial" w:hAnsi="Arial" w:cs="Arial"/>
        </w:rPr>
        <w:t>D. Nucleic acids</w:t>
      </w:r>
      <w:r w:rsidRPr="00296800">
        <w:rPr>
          <w:rFonts w:ascii="Arial" w:hAnsi="Arial" w:cs="Arial"/>
        </w:rPr>
        <w:br/>
      </w:r>
    </w:p>
    <w:p w:rsidRPr="00296800" w:rsidR="00664495" w:rsidP="00664495" w:rsidRDefault="00664495" w14:paraId="2D2B88CC" w14:textId="0103C849">
      <w:pPr>
        <w:numPr>
          <w:ilvl w:val="0"/>
          <w:numId w:val="22"/>
        </w:numPr>
        <w:spacing w:line="278" w:lineRule="auto"/>
        <w:rPr>
          <w:rFonts w:ascii="Arial" w:hAnsi="Arial" w:cs="Arial"/>
        </w:rPr>
      </w:pPr>
      <w:r w:rsidRPr="00296800">
        <w:rPr>
          <w:rFonts w:ascii="Arial" w:hAnsi="Arial" w:cs="Arial"/>
        </w:rPr>
        <w:t>The molecule an enzyme acts upon is called the:</w:t>
      </w:r>
      <w:r w:rsidRPr="00296800">
        <w:rPr>
          <w:rFonts w:ascii="Arial" w:hAnsi="Arial" w:cs="Arial"/>
        </w:rPr>
        <w:br/>
      </w:r>
      <w:r w:rsidRPr="00296800">
        <w:rPr>
          <w:rFonts w:ascii="Arial" w:hAnsi="Arial" w:cs="Arial"/>
        </w:rPr>
        <w:t>A. Product</w:t>
      </w:r>
      <w:r w:rsidRPr="00296800">
        <w:rPr>
          <w:rFonts w:ascii="Arial" w:hAnsi="Arial" w:cs="Arial"/>
        </w:rPr>
        <w:br/>
      </w:r>
      <w:r w:rsidRPr="00296800">
        <w:rPr>
          <w:rFonts w:ascii="Arial" w:hAnsi="Arial" w:cs="Arial"/>
        </w:rPr>
        <w:t>B. Substrate</w:t>
      </w:r>
      <w:r w:rsidRPr="00296800">
        <w:rPr>
          <w:rFonts w:ascii="Arial" w:hAnsi="Arial" w:cs="Arial"/>
        </w:rPr>
        <w:br/>
      </w:r>
      <w:r w:rsidRPr="00296800">
        <w:rPr>
          <w:rFonts w:ascii="Arial" w:hAnsi="Arial" w:cs="Arial"/>
        </w:rPr>
        <w:t>C. Catalyst</w:t>
      </w:r>
      <w:r w:rsidRPr="00296800">
        <w:rPr>
          <w:rFonts w:ascii="Arial" w:hAnsi="Arial" w:cs="Arial"/>
        </w:rPr>
        <w:br/>
      </w:r>
      <w:r w:rsidRPr="00296800">
        <w:rPr>
          <w:rFonts w:ascii="Arial" w:hAnsi="Arial" w:cs="Arial"/>
        </w:rPr>
        <w:t>D. Inhibitor</w:t>
      </w:r>
      <w:r w:rsidRPr="00296800">
        <w:rPr>
          <w:rFonts w:ascii="Arial" w:hAnsi="Arial" w:cs="Arial"/>
        </w:rPr>
        <w:br/>
      </w:r>
    </w:p>
    <w:p w:rsidRPr="00296800" w:rsidR="00664495" w:rsidP="00664495" w:rsidRDefault="00664495" w14:paraId="7A2BCAFE" w14:textId="29FACB45">
      <w:pPr>
        <w:numPr>
          <w:ilvl w:val="0"/>
          <w:numId w:val="22"/>
        </w:numPr>
        <w:spacing w:line="278" w:lineRule="auto"/>
        <w:rPr>
          <w:rFonts w:ascii="Arial" w:hAnsi="Arial" w:cs="Arial"/>
        </w:rPr>
      </w:pPr>
      <w:r w:rsidRPr="00296800">
        <w:rPr>
          <w:rFonts w:ascii="Arial" w:hAnsi="Arial" w:cs="Arial"/>
        </w:rPr>
        <w:t>In this experiment, guaiacol is used because it:</w:t>
      </w:r>
      <w:r w:rsidRPr="00296800">
        <w:rPr>
          <w:rFonts w:ascii="Arial" w:hAnsi="Arial" w:cs="Arial"/>
        </w:rPr>
        <w:br/>
      </w:r>
      <w:r w:rsidRPr="00296800">
        <w:rPr>
          <w:rFonts w:ascii="Arial" w:hAnsi="Arial" w:cs="Arial"/>
        </w:rPr>
        <w:t>A. Slows the reaction</w:t>
      </w:r>
      <w:r w:rsidRPr="00296800">
        <w:rPr>
          <w:rFonts w:ascii="Arial" w:hAnsi="Arial" w:cs="Arial"/>
        </w:rPr>
        <w:br/>
      </w:r>
      <w:r w:rsidRPr="00296800">
        <w:rPr>
          <w:rFonts w:ascii="Arial" w:hAnsi="Arial" w:cs="Arial"/>
        </w:rPr>
        <w:t>B. Produces a visible color change</w:t>
      </w:r>
      <w:r w:rsidRPr="00296800">
        <w:rPr>
          <w:rFonts w:ascii="Arial" w:hAnsi="Arial" w:cs="Arial"/>
        </w:rPr>
        <w:br/>
      </w:r>
      <w:r w:rsidRPr="00296800">
        <w:rPr>
          <w:rFonts w:ascii="Arial" w:hAnsi="Arial" w:cs="Arial"/>
        </w:rPr>
        <w:t>C. Breaks down enzymes</w:t>
      </w:r>
      <w:r w:rsidRPr="00296800">
        <w:rPr>
          <w:rFonts w:ascii="Arial" w:hAnsi="Arial" w:cs="Arial"/>
        </w:rPr>
        <w:br/>
      </w:r>
      <w:r w:rsidRPr="00296800">
        <w:rPr>
          <w:rFonts w:ascii="Arial" w:hAnsi="Arial" w:cs="Arial"/>
        </w:rPr>
        <w:t>D. Neutralizes pH</w:t>
      </w:r>
      <w:r w:rsidRPr="00296800">
        <w:rPr>
          <w:rFonts w:ascii="Arial" w:hAnsi="Arial" w:cs="Arial"/>
        </w:rPr>
        <w:br/>
      </w:r>
    </w:p>
    <w:p w:rsidRPr="00296800" w:rsidR="00664495" w:rsidP="00664495" w:rsidRDefault="00664495" w14:paraId="7D176266" w14:textId="65F89905">
      <w:pPr>
        <w:numPr>
          <w:ilvl w:val="0"/>
          <w:numId w:val="22"/>
        </w:numPr>
        <w:spacing w:line="278" w:lineRule="auto"/>
        <w:rPr>
          <w:rFonts w:ascii="Arial" w:hAnsi="Arial" w:cs="Arial"/>
        </w:rPr>
      </w:pPr>
      <w:r w:rsidRPr="00296800">
        <w:rPr>
          <w:rFonts w:ascii="Arial" w:hAnsi="Arial" w:cs="Arial"/>
        </w:rPr>
        <w:t>As tetraguaiacol forms, the solution becomes:</w:t>
      </w:r>
      <w:r w:rsidRPr="00296800">
        <w:rPr>
          <w:rFonts w:ascii="Arial" w:hAnsi="Arial" w:cs="Arial"/>
        </w:rPr>
        <w:br/>
      </w:r>
      <w:r w:rsidRPr="00296800">
        <w:rPr>
          <w:rFonts w:ascii="Arial" w:hAnsi="Arial" w:cs="Arial"/>
        </w:rPr>
        <w:t>A. Clear</w:t>
      </w:r>
      <w:r w:rsidRPr="00296800">
        <w:rPr>
          <w:rFonts w:ascii="Arial" w:hAnsi="Arial" w:cs="Arial"/>
        </w:rPr>
        <w:br/>
      </w:r>
      <w:r w:rsidRPr="00296800">
        <w:rPr>
          <w:rFonts w:ascii="Arial" w:hAnsi="Arial" w:cs="Arial"/>
        </w:rPr>
        <w:t>B. Blue</w:t>
      </w:r>
      <w:r w:rsidRPr="00296800">
        <w:rPr>
          <w:rFonts w:ascii="Arial" w:hAnsi="Arial" w:cs="Arial"/>
        </w:rPr>
        <w:br/>
      </w:r>
      <w:r w:rsidRPr="00296800">
        <w:rPr>
          <w:rFonts w:ascii="Arial" w:hAnsi="Arial" w:cs="Arial"/>
        </w:rPr>
        <w:t>C. Brown/orange</w:t>
      </w:r>
      <w:r w:rsidRPr="00296800">
        <w:rPr>
          <w:rFonts w:ascii="Arial" w:hAnsi="Arial" w:cs="Arial"/>
        </w:rPr>
        <w:br/>
      </w:r>
      <w:r w:rsidRPr="00296800">
        <w:rPr>
          <w:rFonts w:ascii="Arial" w:hAnsi="Arial" w:cs="Arial"/>
        </w:rPr>
        <w:t>D. Green</w:t>
      </w:r>
      <w:r w:rsidRPr="00296800">
        <w:rPr>
          <w:rFonts w:ascii="Arial" w:hAnsi="Arial" w:cs="Arial"/>
        </w:rPr>
        <w:br/>
      </w:r>
    </w:p>
    <w:p w:rsidRPr="00296800" w:rsidR="00664495" w:rsidP="00664495" w:rsidRDefault="00664495" w14:paraId="0526EFD9" w14:textId="58D7A429">
      <w:pPr>
        <w:numPr>
          <w:ilvl w:val="0"/>
          <w:numId w:val="22"/>
        </w:numPr>
        <w:spacing w:line="278" w:lineRule="auto"/>
        <w:rPr>
          <w:rFonts w:ascii="Arial" w:hAnsi="Arial" w:cs="Arial"/>
        </w:rPr>
      </w:pPr>
      <w:r w:rsidRPr="00296800">
        <w:rPr>
          <w:rFonts w:ascii="Arial" w:hAnsi="Arial" w:cs="Arial"/>
        </w:rPr>
        <w:t>A colorimeter measures:</w:t>
      </w:r>
      <w:r w:rsidRPr="00296800">
        <w:rPr>
          <w:rFonts w:ascii="Arial" w:hAnsi="Arial" w:cs="Arial"/>
        </w:rPr>
        <w:br/>
      </w:r>
      <w:r w:rsidRPr="00296800">
        <w:rPr>
          <w:rFonts w:ascii="Arial" w:hAnsi="Arial" w:cs="Arial"/>
        </w:rPr>
        <w:t>A. Temperature</w:t>
      </w:r>
      <w:r w:rsidRPr="00296800">
        <w:rPr>
          <w:rFonts w:ascii="Arial" w:hAnsi="Arial" w:cs="Arial"/>
        </w:rPr>
        <w:br/>
      </w:r>
      <w:r w:rsidRPr="00296800">
        <w:rPr>
          <w:rFonts w:ascii="Arial" w:hAnsi="Arial" w:cs="Arial"/>
        </w:rPr>
        <w:t>B. Mass</w:t>
      </w:r>
      <w:r w:rsidRPr="00296800">
        <w:rPr>
          <w:rFonts w:ascii="Arial" w:hAnsi="Arial" w:cs="Arial"/>
        </w:rPr>
        <w:br/>
      </w:r>
      <w:r w:rsidRPr="00296800">
        <w:rPr>
          <w:rFonts w:ascii="Arial" w:hAnsi="Arial" w:cs="Arial"/>
        </w:rPr>
        <w:t>C. Light absorption/transmission</w:t>
      </w:r>
      <w:r w:rsidRPr="00296800">
        <w:rPr>
          <w:rFonts w:ascii="Arial" w:hAnsi="Arial" w:cs="Arial"/>
        </w:rPr>
        <w:br/>
      </w:r>
      <w:r w:rsidRPr="00296800">
        <w:rPr>
          <w:rFonts w:ascii="Arial" w:hAnsi="Arial" w:cs="Arial"/>
        </w:rPr>
        <w:t>D. pH</w:t>
      </w:r>
      <w:r w:rsidRPr="00296800">
        <w:rPr>
          <w:rFonts w:ascii="Arial" w:hAnsi="Arial" w:cs="Arial"/>
        </w:rPr>
        <w:br/>
      </w:r>
    </w:p>
    <w:p w:rsidRPr="00C363C9" w:rsidR="00664495" w:rsidP="006C1FB2" w:rsidRDefault="00664495" w14:paraId="4420E49F" w14:textId="066FFD49">
      <w:pPr>
        <w:numPr>
          <w:ilvl w:val="0"/>
          <w:numId w:val="22"/>
        </w:numPr>
        <w:spacing w:line="278" w:lineRule="auto"/>
        <w:rPr>
          <w:rFonts w:ascii="Arial" w:hAnsi="Arial" w:cs="Arial"/>
        </w:rPr>
      </w:pPr>
      <w:r w:rsidRPr="00296800">
        <w:rPr>
          <w:rFonts w:ascii="Arial" w:hAnsi="Arial" w:cs="Arial"/>
        </w:rPr>
        <w:t>Increasing enzyme concentration will generally:</w:t>
      </w:r>
      <w:r w:rsidRPr="00296800">
        <w:rPr>
          <w:rFonts w:ascii="Arial" w:hAnsi="Arial" w:cs="Arial"/>
        </w:rPr>
        <w:br/>
      </w:r>
      <w:r w:rsidRPr="00296800">
        <w:rPr>
          <w:rFonts w:ascii="Arial" w:hAnsi="Arial" w:cs="Arial"/>
        </w:rPr>
        <w:t>A. Decrease reaction rate</w:t>
      </w:r>
      <w:r w:rsidRPr="00296800">
        <w:rPr>
          <w:rFonts w:ascii="Arial" w:hAnsi="Arial" w:cs="Arial"/>
        </w:rPr>
        <w:br/>
      </w:r>
      <w:r w:rsidRPr="00296800">
        <w:rPr>
          <w:rFonts w:ascii="Arial" w:hAnsi="Arial" w:cs="Arial"/>
        </w:rPr>
        <w:t>B. Increase reaction rate</w:t>
      </w:r>
      <w:r w:rsidRPr="00296800">
        <w:rPr>
          <w:rFonts w:ascii="Arial" w:hAnsi="Arial" w:cs="Arial"/>
        </w:rPr>
        <w:br/>
      </w:r>
      <w:r w:rsidRPr="00296800">
        <w:rPr>
          <w:rFonts w:ascii="Arial" w:hAnsi="Arial" w:cs="Arial"/>
        </w:rPr>
        <w:t>C. Have no effect</w:t>
      </w:r>
      <w:r w:rsidRPr="00296800">
        <w:rPr>
          <w:rFonts w:ascii="Arial" w:hAnsi="Arial" w:cs="Arial"/>
        </w:rPr>
        <w:br/>
      </w:r>
      <w:r w:rsidRPr="00296800">
        <w:rPr>
          <w:rFonts w:ascii="Arial" w:hAnsi="Arial" w:cs="Arial"/>
        </w:rPr>
        <w:t>D. Stop the reaction</w:t>
      </w:r>
      <w:r w:rsidRPr="00296800">
        <w:rPr>
          <w:rFonts w:ascii="Arial" w:hAnsi="Arial" w:cs="Arial"/>
        </w:rPr>
        <w:br/>
      </w:r>
    </w:p>
    <w:p w:rsidRPr="00296800" w:rsidR="00664495" w:rsidP="00664495" w:rsidRDefault="00664495" w14:paraId="513C47D8" w14:textId="062746A9">
      <w:pPr>
        <w:spacing w:line="278" w:lineRule="auto"/>
        <w:rPr>
          <w:rFonts w:ascii="Arial" w:hAnsi="Arial" w:cs="Arial"/>
          <w:b w:val="1"/>
          <w:bCs w:val="1"/>
        </w:rPr>
      </w:pPr>
      <w:r w:rsidRPr="238D70B0" w:rsidR="3AA1A751">
        <w:rPr>
          <w:rFonts w:ascii="Arial" w:hAnsi="Arial" w:cs="Arial"/>
          <w:b w:val="1"/>
          <w:bCs w:val="1"/>
        </w:rPr>
        <w:t xml:space="preserve">Pre-Lab </w:t>
      </w:r>
      <w:r w:rsidRPr="238D70B0" w:rsidR="0DFF7685">
        <w:rPr>
          <w:rFonts w:ascii="Arial" w:hAnsi="Arial" w:cs="Arial"/>
          <w:b w:val="1"/>
          <w:bCs w:val="1"/>
        </w:rPr>
        <w:t xml:space="preserve">Activity 5.3: </w:t>
      </w:r>
      <w:r w:rsidRPr="238D70B0" w:rsidR="3AA1A751">
        <w:rPr>
          <w:rFonts w:ascii="Arial" w:hAnsi="Arial" w:cs="Arial"/>
          <w:b w:val="1"/>
          <w:bCs w:val="1"/>
        </w:rPr>
        <w:t>Short Answer Questions</w:t>
      </w:r>
    </w:p>
    <w:p w:rsidRPr="00296800" w:rsidR="00664495" w:rsidP="0082106B" w:rsidRDefault="00664495" w14:paraId="109D0BC7" w14:textId="77777777">
      <w:pPr>
        <w:numPr>
          <w:ilvl w:val="0"/>
          <w:numId w:val="26"/>
        </w:numPr>
        <w:spacing w:line="600" w:lineRule="auto"/>
        <w:rPr>
          <w:rFonts w:ascii="Arial" w:hAnsi="Arial" w:cs="Arial"/>
        </w:rPr>
      </w:pPr>
      <w:r w:rsidRPr="29F81FAE" w:rsidR="00664495">
        <w:rPr>
          <w:rFonts w:ascii="Arial" w:hAnsi="Arial" w:cs="Arial"/>
        </w:rPr>
        <w:t>Explain why enzymes are important for living organisms.</w:t>
      </w:r>
    </w:p>
    <w:p w:rsidR="29F81FAE" w:rsidP="29F81FAE" w:rsidRDefault="29F81FAE" w14:paraId="1A6836E9" w14:textId="5AE37DB8">
      <w:pPr>
        <w:spacing w:line="600" w:lineRule="auto"/>
        <w:ind w:left="720"/>
        <w:rPr>
          <w:rFonts w:ascii="Arial" w:hAnsi="Arial" w:cs="Arial"/>
        </w:rPr>
      </w:pPr>
    </w:p>
    <w:p w:rsidRPr="00296800" w:rsidR="00664495" w:rsidP="0082106B" w:rsidRDefault="00664495" w14:paraId="73D990C1" w14:textId="77777777">
      <w:pPr>
        <w:numPr>
          <w:ilvl w:val="0"/>
          <w:numId w:val="26"/>
        </w:numPr>
        <w:spacing w:line="600" w:lineRule="auto"/>
        <w:rPr>
          <w:rFonts w:ascii="Arial" w:hAnsi="Arial" w:cs="Arial"/>
        </w:rPr>
      </w:pPr>
      <w:r w:rsidRPr="29F81FAE" w:rsidR="00664495">
        <w:rPr>
          <w:rFonts w:ascii="Arial" w:hAnsi="Arial" w:cs="Arial"/>
        </w:rPr>
        <w:t>What role does guaiacol play in the peroxidase reaction?</w:t>
      </w:r>
    </w:p>
    <w:p w:rsidR="29F81FAE" w:rsidP="29F81FAE" w:rsidRDefault="29F81FAE" w14:paraId="1B917111" w14:textId="0D28D588">
      <w:pPr>
        <w:spacing w:line="600" w:lineRule="auto"/>
        <w:ind w:left="720"/>
        <w:rPr>
          <w:rFonts w:ascii="Arial" w:hAnsi="Arial" w:cs="Arial"/>
        </w:rPr>
      </w:pPr>
    </w:p>
    <w:p w:rsidRPr="00296800" w:rsidR="00664495" w:rsidP="0082106B" w:rsidRDefault="00664495" w14:paraId="7C93368B" w14:textId="77777777">
      <w:pPr>
        <w:numPr>
          <w:ilvl w:val="0"/>
          <w:numId w:val="26"/>
        </w:numPr>
        <w:spacing w:line="600" w:lineRule="auto"/>
        <w:rPr>
          <w:rFonts w:ascii="Arial" w:hAnsi="Arial" w:cs="Arial"/>
        </w:rPr>
      </w:pPr>
      <w:r w:rsidRPr="29F81FAE" w:rsidR="00664495">
        <w:rPr>
          <w:rFonts w:ascii="Arial" w:hAnsi="Arial" w:cs="Arial"/>
        </w:rPr>
        <w:t>Why is hydrogen peroxide necessary for this reaction?</w:t>
      </w:r>
    </w:p>
    <w:p w:rsidR="29F81FAE" w:rsidP="29F81FAE" w:rsidRDefault="29F81FAE" w14:paraId="338DFC4E" w14:textId="329A90A5">
      <w:pPr>
        <w:spacing w:line="600" w:lineRule="auto"/>
        <w:ind w:left="720"/>
        <w:rPr>
          <w:rFonts w:ascii="Arial" w:hAnsi="Arial" w:cs="Arial"/>
        </w:rPr>
      </w:pPr>
    </w:p>
    <w:p w:rsidRPr="00296800" w:rsidR="00664495" w:rsidP="0082106B" w:rsidRDefault="00664495" w14:paraId="36A06B35" w14:textId="77777777">
      <w:pPr>
        <w:numPr>
          <w:ilvl w:val="0"/>
          <w:numId w:val="26"/>
        </w:numPr>
        <w:spacing w:line="600" w:lineRule="auto"/>
        <w:rPr>
          <w:rFonts w:ascii="Arial" w:hAnsi="Arial" w:cs="Arial"/>
        </w:rPr>
      </w:pPr>
      <w:r w:rsidRPr="29F81FAE" w:rsidR="00664495">
        <w:rPr>
          <w:rFonts w:ascii="Arial" w:hAnsi="Arial" w:cs="Arial"/>
        </w:rPr>
        <w:t>How does a colorimeter indirectly measure product formation?</w:t>
      </w:r>
    </w:p>
    <w:p w:rsidR="29F81FAE" w:rsidP="29F81FAE" w:rsidRDefault="29F81FAE" w14:paraId="0CF270A4" w14:textId="4A810068">
      <w:pPr>
        <w:spacing w:line="600" w:lineRule="auto"/>
        <w:ind w:left="720"/>
        <w:rPr>
          <w:rFonts w:ascii="Arial" w:hAnsi="Arial" w:cs="Arial"/>
        </w:rPr>
      </w:pPr>
    </w:p>
    <w:p w:rsidR="00664495" w:rsidP="0082106B" w:rsidRDefault="00664495" w14:paraId="433D9BB5" w14:textId="30FB84BE">
      <w:pPr>
        <w:numPr>
          <w:ilvl w:val="0"/>
          <w:numId w:val="26"/>
        </w:numPr>
        <w:spacing w:line="600" w:lineRule="auto"/>
        <w:rPr>
          <w:rFonts w:ascii="Arial" w:hAnsi="Arial" w:cs="Arial"/>
        </w:rPr>
      </w:pPr>
      <w:r w:rsidRPr="7370EEB7" w:rsidR="00664495">
        <w:rPr>
          <w:rFonts w:ascii="Arial" w:hAnsi="Arial" w:cs="Arial"/>
        </w:rPr>
        <w:t xml:space="preserve">Predict what might happen to enzyme activity at </w:t>
      </w:r>
      <w:r w:rsidRPr="7370EEB7" w:rsidR="184B3BE0">
        <w:rPr>
          <w:rFonts w:ascii="Arial" w:hAnsi="Arial" w:cs="Arial"/>
        </w:rPr>
        <w:t xml:space="preserve">extremely </w:t>
      </w:r>
      <w:r w:rsidRPr="7370EEB7" w:rsidR="184B3BE0">
        <w:rPr>
          <w:rFonts w:ascii="Arial" w:hAnsi="Arial" w:cs="Arial"/>
        </w:rPr>
        <w:t>elevated temperatures</w:t>
      </w:r>
      <w:r w:rsidRPr="7370EEB7" w:rsidR="00664495">
        <w:rPr>
          <w:rFonts w:ascii="Arial" w:hAnsi="Arial" w:cs="Arial"/>
        </w:rPr>
        <w:t>.</w:t>
      </w:r>
    </w:p>
    <w:p w:rsidR="29F81FAE" w:rsidP="29F81FAE" w:rsidRDefault="29F81FAE" w14:paraId="6034FF7B" w14:textId="68828E87">
      <w:pPr>
        <w:spacing w:line="600" w:lineRule="auto"/>
        <w:ind w:left="720"/>
        <w:rPr>
          <w:rFonts w:ascii="Arial" w:hAnsi="Arial" w:cs="Arial"/>
        </w:rPr>
      </w:pPr>
    </w:p>
    <w:p w:rsidRPr="00664495" w:rsidR="0082106B" w:rsidP="0082106B" w:rsidRDefault="0082106B" w14:paraId="070A7CCC" w14:textId="351923BA">
      <w:pPr>
        <w:numPr>
          <w:ilvl w:val="0"/>
          <w:numId w:val="26"/>
        </w:numPr>
        <w:spacing w:after="0"/>
        <w:rPr>
          <w:rFonts w:ascii="Arial" w:hAnsi="Arial" w:cs="Arial"/>
        </w:rPr>
      </w:pPr>
      <w:r w:rsidRPr="29F81FAE" w:rsidR="0082106B">
        <w:rPr>
          <w:rFonts w:ascii="Arial" w:hAnsi="Arial" w:cs="Arial"/>
        </w:rPr>
        <w:t xml:space="preserve">When calibrating and testing a </w:t>
      </w:r>
      <w:r w:rsidRPr="29F81FAE" w:rsidR="6587F5D1">
        <w:rPr>
          <w:rFonts w:ascii="Arial" w:hAnsi="Arial" w:cs="Arial"/>
        </w:rPr>
        <w:t>sample,</w:t>
      </w:r>
      <w:r w:rsidRPr="29F81FAE" w:rsidR="0082106B">
        <w:rPr>
          <w:rFonts w:ascii="Arial" w:hAnsi="Arial" w:cs="Arial"/>
        </w:rPr>
        <w:t xml:space="preserve"> why should you wipe off the cuvette?</w:t>
      </w:r>
    </w:p>
    <w:p w:rsidRPr="00664495" w:rsidR="0082106B" w:rsidP="0082106B" w:rsidRDefault="0082106B" w14:paraId="38625E06" w14:textId="77777777">
      <w:pPr>
        <w:spacing w:after="0"/>
        <w:rPr>
          <w:rFonts w:ascii="Arial" w:hAnsi="Arial" w:cs="Arial"/>
        </w:rPr>
      </w:pPr>
    </w:p>
    <w:p w:rsidRPr="00664495" w:rsidR="0082106B" w:rsidP="0082106B" w:rsidRDefault="0082106B" w14:paraId="30BDE3B2" w14:textId="77777777">
      <w:pPr>
        <w:spacing w:after="0"/>
        <w:rPr>
          <w:rFonts w:ascii="Arial" w:hAnsi="Arial" w:cs="Arial"/>
        </w:rPr>
      </w:pPr>
    </w:p>
    <w:p w:rsidRPr="00664495" w:rsidR="0082106B" w:rsidP="0082106B" w:rsidRDefault="0082106B" w14:paraId="7FD5037E" w14:textId="77777777">
      <w:pPr>
        <w:pStyle w:val="ColorfulList-Accent11"/>
        <w:rPr>
          <w:rFonts w:ascii="Arial" w:hAnsi="Arial" w:cs="Arial"/>
        </w:rPr>
      </w:pPr>
    </w:p>
    <w:p w:rsidR="238D70B0" w:rsidP="238D70B0" w:rsidRDefault="238D70B0" w14:paraId="337C4922" w14:textId="076BA110">
      <w:pPr>
        <w:pStyle w:val="ColorfulList-Accent11"/>
        <w:rPr>
          <w:rFonts w:ascii="Arial" w:hAnsi="Arial" w:cs="Arial"/>
        </w:rPr>
      </w:pPr>
    </w:p>
    <w:p w:rsidRPr="00664495" w:rsidR="0082106B" w:rsidP="0082106B" w:rsidRDefault="0082106B" w14:paraId="29F40531" w14:textId="77777777">
      <w:pPr>
        <w:numPr>
          <w:ilvl w:val="0"/>
          <w:numId w:val="26"/>
        </w:numPr>
        <w:spacing w:after="0"/>
        <w:rPr>
          <w:rFonts w:ascii="Arial" w:hAnsi="Arial" w:cs="Arial"/>
        </w:rPr>
      </w:pPr>
      <w:r w:rsidRPr="00664495">
        <w:rPr>
          <w:rFonts w:ascii="Arial" w:hAnsi="Arial" w:cs="Arial"/>
        </w:rPr>
        <w:t>What is the catalyst in this series of experiments?</w:t>
      </w:r>
    </w:p>
    <w:p w:rsidRPr="00664495" w:rsidR="0082106B" w:rsidP="0082106B" w:rsidRDefault="0082106B" w14:paraId="1177EB91" w14:textId="77777777">
      <w:pPr>
        <w:spacing w:after="0"/>
        <w:ind w:left="360"/>
        <w:rPr>
          <w:rFonts w:ascii="Arial" w:hAnsi="Arial" w:cs="Arial"/>
        </w:rPr>
      </w:pPr>
    </w:p>
    <w:p w:rsidRPr="00664495" w:rsidR="0082106B" w:rsidP="0082106B" w:rsidRDefault="0082106B" w14:paraId="4094C715" w14:textId="77777777">
      <w:pPr>
        <w:spacing w:after="0"/>
        <w:ind w:left="360"/>
        <w:rPr>
          <w:rFonts w:ascii="Arial" w:hAnsi="Arial" w:cs="Arial"/>
        </w:rPr>
      </w:pPr>
    </w:p>
    <w:p w:rsidRPr="00664495" w:rsidR="0082106B" w:rsidP="0082106B" w:rsidRDefault="0082106B" w14:paraId="26A64D51" w14:textId="77777777">
      <w:pPr>
        <w:spacing w:after="0"/>
        <w:ind w:left="360"/>
        <w:rPr>
          <w:rFonts w:ascii="Arial" w:hAnsi="Arial" w:cs="Arial"/>
        </w:rPr>
      </w:pPr>
    </w:p>
    <w:p w:rsidRPr="00942BBD" w:rsidR="0082106B" w:rsidP="00942BBD" w:rsidRDefault="0082106B" w14:paraId="395B54F0" w14:textId="4DB70802">
      <w:pPr>
        <w:numPr>
          <w:ilvl w:val="0"/>
          <w:numId w:val="26"/>
        </w:numPr>
        <w:spacing w:after="0"/>
        <w:rPr>
          <w:rFonts w:ascii="Arial" w:hAnsi="Arial" w:cs="Arial"/>
        </w:rPr>
      </w:pPr>
      <w:r w:rsidRPr="7370EEB7" w:rsidR="0082106B">
        <w:rPr>
          <w:rFonts w:ascii="Arial" w:hAnsi="Arial" w:cs="Arial"/>
        </w:rPr>
        <w:t xml:space="preserve">At what temperature do enzymes normally </w:t>
      </w:r>
      <w:r w:rsidRPr="7370EEB7" w:rsidR="30659134">
        <w:rPr>
          <w:rFonts w:ascii="Arial" w:hAnsi="Arial" w:cs="Arial"/>
        </w:rPr>
        <w:t>work</w:t>
      </w:r>
      <w:r w:rsidRPr="7370EEB7" w:rsidR="0082106B">
        <w:rPr>
          <w:rFonts w:ascii="Arial" w:hAnsi="Arial" w:cs="Arial"/>
        </w:rPr>
        <w:t xml:space="preserve"> in the body of a warm-blooded organism</w:t>
      </w:r>
      <w:r w:rsidRPr="7370EEB7" w:rsidR="240ED2E7">
        <w:rPr>
          <w:rFonts w:ascii="Arial" w:hAnsi="Arial" w:cs="Arial"/>
        </w:rPr>
        <w:t xml:space="preserve">? </w:t>
      </w:r>
      <w:r w:rsidRPr="7370EEB7" w:rsidR="0082106B">
        <w:rPr>
          <w:rFonts w:ascii="Arial" w:hAnsi="Arial" w:cs="Arial"/>
        </w:rPr>
        <w:t>Would your answer differ if the enzyme came from a plant or yeast</w:t>
      </w:r>
      <w:r w:rsidRPr="7370EEB7" w:rsidR="61423A88">
        <w:rPr>
          <w:rFonts w:ascii="Arial" w:hAnsi="Arial" w:cs="Arial"/>
        </w:rPr>
        <w:t xml:space="preserve">? </w:t>
      </w:r>
      <w:r w:rsidRPr="7370EEB7" w:rsidR="0082106B">
        <w:rPr>
          <w:rFonts w:ascii="Arial" w:hAnsi="Arial" w:cs="Arial"/>
        </w:rPr>
        <w:t xml:space="preserve">Give a specific example </w:t>
      </w:r>
      <w:r w:rsidRPr="7370EEB7" w:rsidR="1CA64DB0">
        <w:rPr>
          <w:rFonts w:ascii="Arial" w:hAnsi="Arial" w:cs="Arial"/>
        </w:rPr>
        <w:t>of</w:t>
      </w:r>
      <w:r w:rsidRPr="7370EEB7" w:rsidR="0082106B">
        <w:rPr>
          <w:rFonts w:ascii="Arial" w:hAnsi="Arial" w:cs="Arial"/>
        </w:rPr>
        <w:t xml:space="preserve"> your answer.</w:t>
      </w:r>
    </w:p>
    <w:p w:rsidRPr="00664495" w:rsidR="0082106B" w:rsidP="0082106B" w:rsidRDefault="0082106B" w14:paraId="7FD657A5" w14:textId="77777777">
      <w:pPr>
        <w:spacing w:after="0"/>
        <w:rPr>
          <w:rFonts w:ascii="Arial" w:hAnsi="Arial" w:cs="Arial"/>
        </w:rPr>
      </w:pPr>
    </w:p>
    <w:p w:rsidR="238D70B0" w:rsidP="238D70B0" w:rsidRDefault="238D70B0" w14:paraId="4C25C4A2" w14:textId="087C383A">
      <w:pPr>
        <w:spacing w:after="0"/>
        <w:rPr>
          <w:rFonts w:ascii="Arial" w:hAnsi="Arial" w:cs="Arial"/>
        </w:rPr>
      </w:pPr>
    </w:p>
    <w:p w:rsidRPr="00664495" w:rsidR="0082106B" w:rsidP="0082106B" w:rsidRDefault="0082106B" w14:paraId="5CED5AB0" w14:textId="77777777">
      <w:pPr>
        <w:spacing w:after="0" w:line="276" w:lineRule="auto"/>
        <w:rPr>
          <w:rFonts w:ascii="Arial" w:hAnsi="Arial" w:cs="Arial"/>
        </w:rPr>
      </w:pPr>
    </w:p>
    <w:p w:rsidR="00942BBD" w:rsidP="006701B1" w:rsidRDefault="0082106B" w14:paraId="5826F6AC" w14:textId="77777777">
      <w:pPr>
        <w:numPr>
          <w:ilvl w:val="0"/>
          <w:numId w:val="26"/>
        </w:numPr>
        <w:spacing w:after="0" w:line="276" w:lineRule="auto"/>
        <w:rPr>
          <w:rFonts w:ascii="Arial" w:hAnsi="Arial" w:cs="Arial"/>
        </w:rPr>
      </w:pPr>
      <w:r w:rsidRPr="7370EEB7" w:rsidR="0082106B">
        <w:rPr>
          <w:rFonts w:ascii="Arial" w:hAnsi="Arial" w:cs="Arial"/>
        </w:rPr>
        <w:t xml:space="preserve">From the literature, what temperatures and pH values are reported to be </w:t>
      </w:r>
      <w:bookmarkStart w:name="_Int_TFjZXwc8" w:id="5399425"/>
      <w:r w:rsidRPr="7370EEB7" w:rsidR="0082106B">
        <w:rPr>
          <w:rFonts w:ascii="Arial" w:hAnsi="Arial" w:cs="Arial"/>
        </w:rPr>
        <w:t>optimum</w:t>
      </w:r>
      <w:bookmarkEnd w:id="5399425"/>
      <w:r w:rsidRPr="7370EEB7" w:rsidR="0082106B">
        <w:rPr>
          <w:rFonts w:ascii="Arial" w:hAnsi="Arial" w:cs="Arial"/>
        </w:rPr>
        <w:t xml:space="preserve"> for turnip peroxidase?</w:t>
      </w:r>
    </w:p>
    <w:p w:rsidR="00942BBD" w:rsidP="00942BBD" w:rsidRDefault="00942BBD" w14:paraId="3A60ED71" w14:textId="77777777">
      <w:pPr>
        <w:spacing w:after="0" w:line="276" w:lineRule="auto"/>
        <w:ind w:left="720"/>
        <w:rPr>
          <w:rFonts w:ascii="Arial" w:hAnsi="Arial" w:cs="Arial"/>
        </w:rPr>
      </w:pPr>
    </w:p>
    <w:p w:rsidR="00942BBD" w:rsidP="00942BBD" w:rsidRDefault="00942BBD" w14:paraId="1930F497" w14:textId="77777777">
      <w:pPr>
        <w:spacing w:after="0" w:line="276" w:lineRule="auto"/>
        <w:ind w:left="720"/>
        <w:rPr>
          <w:rFonts w:ascii="Arial" w:hAnsi="Arial" w:cs="Arial"/>
        </w:rPr>
      </w:pPr>
    </w:p>
    <w:p w:rsidR="00942BBD" w:rsidP="00942BBD" w:rsidRDefault="00942BBD" w14:paraId="2C70ACC3" w14:textId="77777777">
      <w:pPr>
        <w:spacing w:after="0" w:line="276" w:lineRule="auto"/>
        <w:ind w:left="720"/>
        <w:rPr>
          <w:rFonts w:ascii="Arial" w:hAnsi="Arial" w:cs="Arial"/>
        </w:rPr>
      </w:pPr>
    </w:p>
    <w:p w:rsidR="00942BBD" w:rsidP="00942BBD" w:rsidRDefault="00942BBD" w14:paraId="1AA37388" w14:textId="77777777">
      <w:pPr>
        <w:spacing w:after="0" w:line="276" w:lineRule="auto"/>
        <w:ind w:left="720"/>
        <w:rPr>
          <w:rFonts w:ascii="Arial" w:hAnsi="Arial" w:cs="Arial"/>
        </w:rPr>
      </w:pPr>
    </w:p>
    <w:p w:rsidRPr="00942BBD" w:rsidR="0082106B" w:rsidP="006701B1" w:rsidRDefault="0082106B" w14:paraId="629C5508" w14:textId="695E0D09">
      <w:pPr>
        <w:numPr>
          <w:ilvl w:val="0"/>
          <w:numId w:val="26"/>
        </w:numPr>
        <w:spacing w:after="0" w:line="276" w:lineRule="auto"/>
        <w:rPr>
          <w:rFonts w:ascii="Arial" w:hAnsi="Arial" w:cs="Arial"/>
        </w:rPr>
      </w:pPr>
      <w:r w:rsidRPr="00942BBD">
        <w:rPr>
          <w:rFonts w:ascii="Arial" w:hAnsi="Arial" w:cs="Arial"/>
        </w:rPr>
        <w:t>Based on information you’ve gleaned from your text, the internet (e.g., the Khan Academy) or your classes, construct a set of separate hypotheses for each of the five experiments (enzyme concentration, substrate concentration, temperature effects, pH effects and inhibitor effects) that will describe how, and why, the different treatments will affect the rates of reaction of absorbance.</w:t>
      </w:r>
    </w:p>
    <w:p w:rsidRPr="00664495" w:rsidR="0082106B" w:rsidP="29F81FAE" w:rsidRDefault="0082106B" w14:paraId="2276FC95" w14:textId="2A78DF22">
      <w:pPr>
        <w:pStyle w:val="ColorfulList-Accent11"/>
        <w:spacing w:before="100" w:beforeAutospacing="on" w:after="0" w:afterAutospacing="on" w:line="240" w:lineRule="auto"/>
        <w:ind w:left="720" w:right="1530"/>
        <w:contextualSpacing w:val="1"/>
        <w:jc w:val="both"/>
        <w:rPr>
          <w:rFonts w:ascii="Arial" w:hAnsi="Arial" w:cs="Arial"/>
        </w:rPr>
      </w:pPr>
      <w:r w:rsidRPr="3F1FF705" w:rsidR="0082106B">
        <w:rPr>
          <w:rFonts w:ascii="Arial" w:hAnsi="Arial" w:cs="Arial"/>
        </w:rPr>
        <w:t xml:space="preserve">Hypothesis/Prediction Construction – Remember that this is set this up as an - </w:t>
      </w:r>
      <w:r w:rsidRPr="3F1FF705" w:rsidR="0082106B">
        <w:rPr>
          <w:rFonts w:ascii="Arial" w:hAnsi="Arial" w:cs="Arial"/>
          <w:b w:val="1"/>
          <w:bCs w:val="1"/>
        </w:rPr>
        <w:t>if</w:t>
      </w:r>
      <w:r w:rsidRPr="3F1FF705" w:rsidR="6FB40521">
        <w:rPr>
          <w:rFonts w:ascii="Arial" w:hAnsi="Arial" w:cs="Arial"/>
          <w:b w:val="1"/>
          <w:bCs w:val="1"/>
        </w:rPr>
        <w:t>…. then</w:t>
      </w:r>
      <w:r w:rsidRPr="3F1FF705" w:rsidR="0082106B">
        <w:rPr>
          <w:rFonts w:ascii="Arial" w:hAnsi="Arial" w:cs="Arial"/>
          <w:b w:val="1"/>
          <w:bCs w:val="1"/>
        </w:rPr>
        <w:t>…</w:t>
      </w:r>
      <w:r w:rsidRPr="3F1FF705" w:rsidR="0082106B">
        <w:rPr>
          <w:rFonts w:ascii="Arial" w:hAnsi="Arial" w:cs="Arial"/>
        </w:rPr>
        <w:t xml:space="preserve"> statement</w:t>
      </w:r>
      <w:r w:rsidRPr="3F1FF705" w:rsidR="0C6F543D">
        <w:rPr>
          <w:rFonts w:ascii="Arial" w:hAnsi="Arial" w:cs="Arial"/>
        </w:rPr>
        <w:t xml:space="preserve">. </w:t>
      </w:r>
      <w:r w:rsidRPr="3F1FF705" w:rsidR="0082106B">
        <w:rPr>
          <w:rFonts w:ascii="Arial" w:hAnsi="Arial" w:cs="Arial"/>
        </w:rPr>
        <w:t xml:space="preserve">For example: If heat is applied to particles in a </w:t>
      </w:r>
      <w:r w:rsidRPr="3F1FF705" w:rsidR="4241059F">
        <w:rPr>
          <w:rFonts w:ascii="Arial" w:hAnsi="Arial" w:cs="Arial"/>
        </w:rPr>
        <w:t>balloon,</w:t>
      </w:r>
      <w:r w:rsidRPr="3F1FF705" w:rsidR="0082106B">
        <w:rPr>
          <w:rFonts w:ascii="Arial" w:hAnsi="Arial" w:cs="Arial"/>
        </w:rPr>
        <w:t xml:space="preserve"> </w:t>
      </w:r>
      <w:r w:rsidRPr="3F1FF705" w:rsidR="0082106B">
        <w:rPr>
          <w:rFonts w:ascii="Arial" w:hAnsi="Arial" w:cs="Arial"/>
          <w:b w:val="1"/>
          <w:bCs w:val="1"/>
        </w:rPr>
        <w:t>then</w:t>
      </w:r>
      <w:r w:rsidRPr="3F1FF705" w:rsidR="0082106B">
        <w:rPr>
          <w:rFonts w:ascii="Arial" w:hAnsi="Arial" w:cs="Arial"/>
        </w:rPr>
        <w:t xml:space="preserve"> because of the heated air, </w:t>
      </w:r>
      <w:r w:rsidRPr="3F1FF705" w:rsidR="5F25D937">
        <w:rPr>
          <w:rFonts w:ascii="Arial" w:hAnsi="Arial" w:cs="Arial"/>
        </w:rPr>
        <w:t>it is based</w:t>
      </w:r>
      <w:r w:rsidRPr="3F1FF705" w:rsidR="0082106B">
        <w:rPr>
          <w:rFonts w:ascii="Arial" w:hAnsi="Arial" w:cs="Arial"/>
        </w:rPr>
        <w:t xml:space="preserve"> on an increase in the gas pressure as predicted by the gas laws</w:t>
      </w:r>
      <w:r w:rsidRPr="3F1FF705" w:rsidR="38A5D028">
        <w:rPr>
          <w:rFonts w:ascii="Arial" w:hAnsi="Arial" w:cs="Arial"/>
        </w:rPr>
        <w:t xml:space="preserve">. </w:t>
      </w:r>
      <w:r w:rsidRPr="3F1FF705" w:rsidR="0082106B">
        <w:rPr>
          <w:rFonts w:ascii="Arial" w:hAnsi="Arial" w:cs="Arial"/>
        </w:rPr>
        <w:t>This example is meant to be very general; your job is to use your answer to question # 1 and make it into a more specific if-then statement based on your understanding prior to conduction the experiment</w:t>
      </w:r>
    </w:p>
    <w:p w:rsidR="3F1FF705" w:rsidP="3F1FF705" w:rsidRDefault="3F1FF705" w14:paraId="655DE14A" w14:textId="57543FCC">
      <w:pPr>
        <w:pStyle w:val="Normal"/>
        <w:spacing w:before="240" w:after="0" w:line="360" w:lineRule="auto"/>
        <w:rPr>
          <w:rFonts w:ascii="Arial" w:hAnsi="Arial" w:cs="Arial"/>
          <w:b w:val="1"/>
          <w:bCs w:val="1"/>
          <w:sz w:val="30"/>
          <w:szCs w:val="30"/>
        </w:rPr>
      </w:pPr>
    </w:p>
    <w:p w:rsidR="238D70B0" w:rsidP="238D70B0" w:rsidRDefault="238D70B0" w14:paraId="64A454D1" w14:textId="50E45370">
      <w:pPr>
        <w:pStyle w:val="Normal"/>
        <w:spacing w:before="240" w:after="0" w:line="360" w:lineRule="auto"/>
        <w:rPr>
          <w:rFonts w:ascii="Arial" w:hAnsi="Arial" w:cs="Arial"/>
          <w:b w:val="1"/>
          <w:bCs w:val="1"/>
          <w:sz w:val="30"/>
          <w:szCs w:val="30"/>
        </w:rPr>
      </w:pPr>
    </w:p>
    <w:p w:rsidR="238D70B0" w:rsidP="238D70B0" w:rsidRDefault="238D70B0" w14:paraId="57AF1862" w14:textId="47DAF2BF">
      <w:pPr>
        <w:pStyle w:val="Normal"/>
        <w:spacing w:before="240" w:after="0" w:line="360" w:lineRule="auto"/>
        <w:rPr>
          <w:rFonts w:ascii="Arial" w:hAnsi="Arial" w:cs="Arial"/>
          <w:b w:val="1"/>
          <w:bCs w:val="1"/>
          <w:sz w:val="30"/>
          <w:szCs w:val="30"/>
        </w:rPr>
      </w:pPr>
    </w:p>
    <w:p w:rsidRPr="00664495" w:rsidR="00161A9B" w:rsidP="3F1FF705" w:rsidRDefault="00161A9B" w14:paraId="0013C251" w14:textId="5036C519">
      <w:pPr>
        <w:pStyle w:val="Normal"/>
        <w:spacing w:before="240" w:after="0" w:line="360" w:lineRule="auto"/>
        <w:rPr>
          <w:rFonts w:ascii="Arial" w:hAnsi="Arial" w:cs="Arial"/>
          <w:b w:val="1"/>
          <w:bCs w:val="1"/>
          <w:sz w:val="30"/>
          <w:szCs w:val="30"/>
        </w:rPr>
      </w:pPr>
      <w:r w:rsidRPr="3F1FF705" w:rsidR="00161A9B">
        <w:rPr>
          <w:rFonts w:ascii="Arial" w:hAnsi="Arial" w:cs="Arial"/>
          <w:b w:val="1"/>
          <w:bCs w:val="1"/>
          <w:sz w:val="30"/>
          <w:szCs w:val="30"/>
        </w:rPr>
        <w:t>Introduction</w:t>
      </w:r>
    </w:p>
    <w:p w:rsidR="5B5FE13E" w:rsidP="3F1FF705" w:rsidRDefault="5B5FE13E" w14:paraId="2D80804E" w14:textId="3A50519F">
      <w:pPr>
        <w:spacing w:after="160" w:afterAutospacing="off" w:line="276" w:lineRule="auto"/>
        <w:rPr>
          <w:rFonts w:ascii="Arial" w:hAnsi="Arial" w:eastAsia="Arial" w:cs="Arial"/>
          <w:strike w:val="0"/>
          <w:dstrike w:val="0"/>
          <w:noProof w:val="0"/>
          <w:color w:val="auto"/>
          <w:sz w:val="22"/>
          <w:szCs w:val="22"/>
          <w:u w:val="none"/>
          <w:lang w:val="en-US"/>
        </w:rPr>
      </w:pPr>
      <w:r w:rsidRPr="3F1FF705" w:rsidR="5B5FE13E">
        <w:rPr>
          <w:rFonts w:ascii="Arial" w:hAnsi="Arial" w:eastAsia="Arial" w:cs="Arial"/>
          <w:strike w:val="0"/>
          <w:dstrike w:val="0"/>
          <w:noProof w:val="0"/>
          <w:color w:val="auto"/>
          <w:sz w:val="22"/>
          <w:szCs w:val="22"/>
          <w:u w:val="none"/>
          <w:lang w:val="en-US"/>
        </w:rPr>
        <w:t xml:space="preserve">As you have learned in the lecture </w:t>
      </w:r>
      <w:r w:rsidRPr="3F1FF705" w:rsidR="57D5F2DA">
        <w:rPr>
          <w:rFonts w:ascii="Arial" w:hAnsi="Arial" w:eastAsia="Arial" w:cs="Arial"/>
          <w:strike w:val="0"/>
          <w:dstrike w:val="0"/>
          <w:noProof w:val="0"/>
          <w:color w:val="auto"/>
          <w:sz w:val="22"/>
          <w:szCs w:val="22"/>
          <w:u w:val="none"/>
          <w:lang w:val="en-US"/>
        </w:rPr>
        <w:t>part</w:t>
      </w:r>
      <w:r w:rsidRPr="3F1FF705" w:rsidR="5B5FE13E">
        <w:rPr>
          <w:rFonts w:ascii="Arial" w:hAnsi="Arial" w:eastAsia="Arial" w:cs="Arial"/>
          <w:strike w:val="0"/>
          <w:dstrike w:val="0"/>
          <w:noProof w:val="0"/>
          <w:color w:val="auto"/>
          <w:sz w:val="22"/>
          <w:szCs w:val="22"/>
          <w:u w:val="none"/>
          <w:lang w:val="en-US"/>
        </w:rPr>
        <w:t xml:space="preserve"> of this course, enzymes are protein molecules that catalyze various reactions in living organisms. They allow organisms to carry out complex chemical activities at </w:t>
      </w:r>
      <w:r w:rsidRPr="3F1FF705" w:rsidR="5B5FE13E">
        <w:rPr>
          <w:rFonts w:ascii="Arial" w:hAnsi="Arial" w:eastAsia="Arial" w:cs="Arial"/>
          <w:strike w:val="0"/>
          <w:dstrike w:val="0"/>
          <w:noProof w:val="0"/>
          <w:color w:val="auto"/>
          <w:sz w:val="22"/>
          <w:szCs w:val="22"/>
          <w:u w:val="none"/>
          <w:lang w:val="en-US"/>
        </w:rPr>
        <w:t>relatively low</w:t>
      </w:r>
      <w:r w:rsidRPr="3F1FF705" w:rsidR="5B5FE13E">
        <w:rPr>
          <w:rFonts w:ascii="Arial" w:hAnsi="Arial" w:eastAsia="Arial" w:cs="Arial"/>
          <w:strike w:val="0"/>
          <w:dstrike w:val="0"/>
          <w:noProof w:val="0"/>
          <w:color w:val="auto"/>
          <w:sz w:val="22"/>
          <w:szCs w:val="22"/>
          <w:u w:val="none"/>
          <w:lang w:val="en-US"/>
        </w:rPr>
        <w:t xml:space="preserve"> temperatures and are highly specific for one or a group of related reactions. Enzymes bring substrates together in a manner that increases the likelihood that a reaction will occur. One of the unique features of enzyme-catalyzed reactions is that </w:t>
      </w:r>
      <w:r w:rsidRPr="3F1FF705" w:rsidR="2F34DE4E">
        <w:rPr>
          <w:rFonts w:ascii="Arial" w:hAnsi="Arial" w:eastAsia="Arial" w:cs="Arial"/>
          <w:strike w:val="0"/>
          <w:dstrike w:val="0"/>
          <w:noProof w:val="0"/>
          <w:color w:val="auto"/>
          <w:sz w:val="22"/>
          <w:szCs w:val="22"/>
          <w:u w:val="none"/>
          <w:lang w:val="en-US"/>
        </w:rPr>
        <w:t>enzymes</w:t>
      </w:r>
      <w:r w:rsidRPr="3F1FF705" w:rsidR="5B5FE13E">
        <w:rPr>
          <w:rFonts w:ascii="Arial" w:hAnsi="Arial" w:eastAsia="Arial" w:cs="Arial"/>
          <w:strike w:val="0"/>
          <w:dstrike w:val="0"/>
          <w:noProof w:val="0"/>
          <w:color w:val="auto"/>
          <w:sz w:val="22"/>
          <w:szCs w:val="22"/>
          <w:u w:val="none"/>
          <w:lang w:val="en-US"/>
        </w:rPr>
        <w:t xml:space="preserve"> are not consumed during the process. That is, enzymes </w:t>
      </w:r>
      <w:r w:rsidRPr="3F1FF705" w:rsidR="69A51822">
        <w:rPr>
          <w:rFonts w:ascii="Arial" w:hAnsi="Arial" w:eastAsia="Arial" w:cs="Arial"/>
          <w:strike w:val="0"/>
          <w:dstrike w:val="0"/>
          <w:noProof w:val="0"/>
          <w:color w:val="auto"/>
          <w:sz w:val="22"/>
          <w:szCs w:val="22"/>
          <w:u w:val="none"/>
          <w:lang w:val="en-US"/>
        </w:rPr>
        <w:t>stay</w:t>
      </w:r>
      <w:r w:rsidRPr="3F1FF705" w:rsidR="5B5FE13E">
        <w:rPr>
          <w:rFonts w:ascii="Arial" w:hAnsi="Arial" w:eastAsia="Arial" w:cs="Arial"/>
          <w:strike w:val="0"/>
          <w:dstrike w:val="0"/>
          <w:noProof w:val="0"/>
          <w:color w:val="auto"/>
          <w:sz w:val="22"/>
          <w:szCs w:val="22"/>
          <w:u w:val="none"/>
          <w:lang w:val="en-US"/>
        </w:rPr>
        <w:t xml:space="preserve"> unchanged during the reaction and can be reused repeatedly.</w:t>
      </w:r>
    </w:p>
    <w:p w:rsidR="5B5FE13E" w:rsidP="3F1FF705" w:rsidRDefault="5B5FE13E" w14:paraId="5C22F166" w14:textId="027EB099">
      <w:pPr>
        <w:spacing w:after="160" w:afterAutospacing="off" w:line="276" w:lineRule="auto"/>
        <w:rPr>
          <w:rFonts w:ascii="Arial" w:hAnsi="Arial" w:eastAsia="Arial" w:cs="Arial"/>
          <w:strike w:val="0"/>
          <w:dstrike w:val="0"/>
          <w:noProof w:val="0"/>
          <w:color w:val="auto"/>
          <w:sz w:val="22"/>
          <w:szCs w:val="22"/>
          <w:u w:val="none"/>
          <w:lang w:val="en-US"/>
        </w:rPr>
      </w:pPr>
      <w:r w:rsidRPr="3F1FF705" w:rsidR="5B5FE13E">
        <w:rPr>
          <w:rFonts w:ascii="Arial" w:hAnsi="Arial" w:eastAsia="Arial" w:cs="Arial"/>
          <w:strike w:val="0"/>
          <w:dstrike w:val="0"/>
          <w:noProof w:val="0"/>
          <w:color w:val="auto"/>
          <w:sz w:val="22"/>
          <w:szCs w:val="22"/>
          <w:u w:val="none"/>
          <w:lang w:val="en-US"/>
        </w:rPr>
        <w:t xml:space="preserve">Many factors can affect enzyme activity, and in this </w:t>
      </w:r>
      <w:r w:rsidRPr="3F1FF705" w:rsidR="10FE45B1">
        <w:rPr>
          <w:rFonts w:ascii="Arial" w:hAnsi="Arial" w:eastAsia="Arial" w:cs="Arial"/>
          <w:strike w:val="0"/>
          <w:dstrike w:val="0"/>
          <w:noProof w:val="0"/>
          <w:color w:val="auto"/>
          <w:sz w:val="22"/>
          <w:szCs w:val="22"/>
          <w:u w:val="none"/>
          <w:lang w:val="en-US"/>
        </w:rPr>
        <w:t>laboratory,</w:t>
      </w:r>
      <w:r w:rsidRPr="3F1FF705" w:rsidR="5B5FE13E">
        <w:rPr>
          <w:rFonts w:ascii="Arial" w:hAnsi="Arial" w:eastAsia="Arial" w:cs="Arial"/>
          <w:strike w:val="0"/>
          <w:dstrike w:val="0"/>
          <w:noProof w:val="0"/>
          <w:color w:val="auto"/>
          <w:sz w:val="22"/>
          <w:szCs w:val="22"/>
          <w:u w:val="none"/>
          <w:lang w:val="en-US"/>
        </w:rPr>
        <w:t xml:space="preserve"> we will study the effects of substrate concentration, enzyme concentration, temperature, pH, and inhibitors on enzyme activity (Pitkin, 1992).</w:t>
      </w:r>
    </w:p>
    <w:p w:rsidR="5B5FE13E" w:rsidP="3F1FF705" w:rsidRDefault="5B5FE13E" w14:paraId="2BFDE984" w14:textId="266D2905">
      <w:pPr>
        <w:spacing w:after="160" w:afterAutospacing="off" w:line="276" w:lineRule="auto"/>
        <w:rPr>
          <w:rFonts w:ascii="Arial" w:hAnsi="Arial" w:eastAsia="Arial" w:cs="Arial"/>
          <w:strike w:val="0"/>
          <w:dstrike w:val="0"/>
          <w:noProof w:val="0"/>
          <w:color w:val="auto"/>
          <w:sz w:val="22"/>
          <w:szCs w:val="22"/>
          <w:u w:val="none"/>
          <w:lang w:val="en-US"/>
        </w:rPr>
      </w:pPr>
      <w:r w:rsidRPr="3F1FF705" w:rsidR="5B5FE13E">
        <w:rPr>
          <w:rFonts w:ascii="Arial" w:hAnsi="Arial" w:eastAsia="Arial" w:cs="Arial"/>
          <w:strike w:val="0"/>
          <w:dstrike w:val="0"/>
          <w:noProof w:val="0"/>
          <w:color w:val="auto"/>
          <w:sz w:val="22"/>
          <w:szCs w:val="22"/>
          <w:u w:val="none"/>
          <w:lang w:val="en-US"/>
        </w:rPr>
        <w:t xml:space="preserve">In this series of experiments, you will use </w:t>
      </w:r>
      <w:r w:rsidRPr="3F1FF705" w:rsidR="3739AC9A">
        <w:rPr>
          <w:rFonts w:ascii="Arial" w:hAnsi="Arial" w:eastAsia="Arial" w:cs="Arial"/>
          <w:strike w:val="0"/>
          <w:dstrike w:val="0"/>
          <w:noProof w:val="0"/>
          <w:color w:val="auto"/>
          <w:sz w:val="22"/>
          <w:szCs w:val="22"/>
          <w:u w:val="none"/>
          <w:lang w:val="en-US"/>
        </w:rPr>
        <w:t>enzyme</w:t>
      </w:r>
      <w:r w:rsidRPr="3F1FF705" w:rsidR="5B5FE13E">
        <w:rPr>
          <w:rFonts w:ascii="Arial" w:hAnsi="Arial" w:eastAsia="Arial" w:cs="Arial"/>
          <w:strike w:val="0"/>
          <w:dstrike w:val="0"/>
          <w:noProof w:val="0"/>
          <w:color w:val="auto"/>
          <w:sz w:val="22"/>
          <w:szCs w:val="22"/>
          <w:u w:val="none"/>
          <w:lang w:val="en-US"/>
        </w:rPr>
        <w:t xml:space="preserve"> peroxidase isolated from turnips. Peroxidases catalyze the decomposition of hydrogen peroxide. In reactions catalyzed by peroxidase, reducing agents, such as guaiacol, donate electrons and hydrogen atoms, while hydrogen peroxide acts as the oxidizing agent. These reactions result in the formation of water and an oxidized organic compound, tetraguaiacol, as shown in the equation below:</w:t>
      </w:r>
    </w:p>
    <w:p w:rsidR="5B5FE13E" w:rsidP="3F1FF705" w:rsidRDefault="5B5FE13E" w14:paraId="1D2D49E6" w14:textId="3960ADF1">
      <w:pPr>
        <w:spacing w:after="160" w:afterAutospacing="off" w:line="276" w:lineRule="auto"/>
        <w:jc w:val="center"/>
        <w:rPr>
          <w:rFonts w:ascii="Arial" w:hAnsi="Arial" w:eastAsia="Arial" w:cs="Arial"/>
          <w:b w:val="1"/>
          <w:bCs w:val="1"/>
          <w:strike w:val="0"/>
          <w:dstrike w:val="0"/>
          <w:noProof w:val="0"/>
          <w:color w:val="auto"/>
          <w:sz w:val="24"/>
          <w:szCs w:val="24"/>
          <w:u w:val="none"/>
          <w:lang w:val="en-US"/>
        </w:rPr>
      </w:pPr>
      <w:r w:rsidRPr="3F1FF705" w:rsidR="5B5FE13E">
        <w:rPr>
          <w:rFonts w:ascii="Arial" w:hAnsi="Arial" w:eastAsia="Arial" w:cs="Arial"/>
          <w:b w:val="1"/>
          <w:bCs w:val="1"/>
          <w:strike w:val="0"/>
          <w:dstrike w:val="0"/>
          <w:noProof w:val="0"/>
          <w:color w:val="auto"/>
          <w:sz w:val="24"/>
          <w:szCs w:val="24"/>
          <w:u w:val="none"/>
          <w:lang w:val="en-US"/>
        </w:rPr>
        <w:t>4 H</w:t>
      </w:r>
      <w:r w:rsidRPr="3F1FF705" w:rsidR="5B5FE13E">
        <w:rPr>
          <w:rFonts w:ascii="Arial" w:hAnsi="Arial" w:eastAsia="Arial" w:cs="Arial"/>
          <w:b w:val="1"/>
          <w:bCs w:val="1"/>
          <w:strike w:val="0"/>
          <w:dstrike w:val="0"/>
          <w:noProof w:val="0"/>
          <w:color w:val="auto"/>
          <w:sz w:val="24"/>
          <w:szCs w:val="24"/>
          <w:u w:val="none"/>
          <w:lang w:val="en-US"/>
        </w:rPr>
        <w:t>₂</w:t>
      </w:r>
      <w:r w:rsidRPr="3F1FF705" w:rsidR="5B5FE13E">
        <w:rPr>
          <w:rFonts w:ascii="Arial" w:hAnsi="Arial" w:eastAsia="Arial" w:cs="Arial"/>
          <w:b w:val="1"/>
          <w:bCs w:val="1"/>
          <w:strike w:val="0"/>
          <w:dstrike w:val="0"/>
          <w:noProof w:val="0"/>
          <w:color w:val="auto"/>
          <w:sz w:val="24"/>
          <w:szCs w:val="24"/>
          <w:u w:val="none"/>
          <w:lang w:val="en-US"/>
        </w:rPr>
        <w:t>O</w:t>
      </w:r>
      <w:r w:rsidRPr="3F1FF705" w:rsidR="5B5FE13E">
        <w:rPr>
          <w:rFonts w:ascii="Arial" w:hAnsi="Arial" w:eastAsia="Arial" w:cs="Arial"/>
          <w:b w:val="1"/>
          <w:bCs w:val="1"/>
          <w:strike w:val="0"/>
          <w:dstrike w:val="0"/>
          <w:noProof w:val="0"/>
          <w:color w:val="auto"/>
          <w:sz w:val="24"/>
          <w:szCs w:val="24"/>
          <w:u w:val="none"/>
          <w:lang w:val="en-US"/>
        </w:rPr>
        <w:t>₂</w:t>
      </w:r>
      <w:r w:rsidRPr="3F1FF705" w:rsidR="5B5FE13E">
        <w:rPr>
          <w:rFonts w:ascii="Arial" w:hAnsi="Arial" w:eastAsia="Arial" w:cs="Arial"/>
          <w:b w:val="1"/>
          <w:bCs w:val="1"/>
          <w:strike w:val="0"/>
          <w:dstrike w:val="0"/>
          <w:noProof w:val="0"/>
          <w:color w:val="auto"/>
          <w:sz w:val="24"/>
          <w:szCs w:val="24"/>
          <w:u w:val="none"/>
          <w:lang w:val="en-US"/>
        </w:rPr>
        <w:t xml:space="preserve"> + 4 guaiacol → tetraguaiacol + 4 H</w:t>
      </w:r>
      <w:r w:rsidRPr="3F1FF705" w:rsidR="5B5FE13E">
        <w:rPr>
          <w:rFonts w:ascii="Arial" w:hAnsi="Arial" w:eastAsia="Arial" w:cs="Arial"/>
          <w:b w:val="1"/>
          <w:bCs w:val="1"/>
          <w:strike w:val="0"/>
          <w:dstrike w:val="0"/>
          <w:noProof w:val="0"/>
          <w:color w:val="auto"/>
          <w:sz w:val="24"/>
          <w:szCs w:val="24"/>
          <w:u w:val="none"/>
          <w:lang w:val="en-US"/>
        </w:rPr>
        <w:t>₂</w:t>
      </w:r>
      <w:r w:rsidRPr="3F1FF705" w:rsidR="5B5FE13E">
        <w:rPr>
          <w:rFonts w:ascii="Arial" w:hAnsi="Arial" w:eastAsia="Arial" w:cs="Arial"/>
          <w:b w:val="1"/>
          <w:bCs w:val="1"/>
          <w:strike w:val="0"/>
          <w:dstrike w:val="0"/>
          <w:noProof w:val="0"/>
          <w:color w:val="auto"/>
          <w:sz w:val="24"/>
          <w:szCs w:val="24"/>
          <w:u w:val="none"/>
          <w:lang w:val="en-US"/>
        </w:rPr>
        <w:t>O</w:t>
      </w:r>
    </w:p>
    <w:p w:rsidR="29F81FAE" w:rsidP="3F1FF705" w:rsidRDefault="29F81FAE" w14:paraId="37782E9A" w14:textId="12E5D759">
      <w:pPr>
        <w:spacing w:after="160" w:afterAutospacing="off" w:line="276" w:lineRule="auto"/>
        <w:rPr>
          <w:ins w:author="Mateja, George B." w:date="2026-05-28T09:34:00Z" w16du:dateUtc="2026-05-28T09:34:00Z" w:id="1587734076"/>
          <w:rFonts w:ascii="Arial" w:hAnsi="Arial" w:eastAsia="Arial" w:cs="Arial"/>
          <w:strike w:val="0"/>
          <w:dstrike w:val="0"/>
          <w:noProof w:val="0"/>
          <w:color w:val="auto"/>
          <w:sz w:val="22"/>
          <w:szCs w:val="22"/>
          <w:u w:val="none"/>
          <w:lang w:val="en-US"/>
        </w:rPr>
      </w:pPr>
      <w:r w:rsidRPr="3F1FF705" w:rsidR="5B5FE13E">
        <w:rPr>
          <w:rFonts w:ascii="Arial" w:hAnsi="Arial" w:eastAsia="Arial" w:cs="Arial"/>
          <w:strike w:val="0"/>
          <w:dstrike w:val="0"/>
          <w:noProof w:val="0"/>
          <w:color w:val="auto"/>
          <w:sz w:val="22"/>
          <w:szCs w:val="22"/>
          <w:u w:val="none"/>
          <w:lang w:val="en-US"/>
        </w:rPr>
        <w:t>Guaiacol acts as the hydrogen donor (i.e., it is the reducing agent). When guaiacol is oxidized, it changes from a colorless liquid to a dark orange-brown compound (tetraguaiacol). In this experiment, blue light (470 nm) will be passed through the solution, and a colorimeter will measure the amount of light transmitted. This measurement is based on the absorption of blue light by the brown-colored solution (Enzyme Activity Guided Inquiry Lab: Turnip Peroxidase, 2018).</w:t>
      </w:r>
    </w:p>
    <w:p w:rsidRPr="00664495" w:rsidR="00C134A3" w:rsidP="29F81FAE" w:rsidRDefault="00C134A3" w14:paraId="0EFF6ADA" w14:textId="29F438F1">
      <w:pPr>
        <w:spacing w:before="240" w:after="0"/>
        <w:rPr>
          <w:rFonts w:ascii="Arial" w:hAnsi="Arial" w:cs="Arial"/>
          <w:b w:val="1"/>
          <w:bCs w:val="1"/>
          <w:sz w:val="30"/>
          <w:szCs w:val="30"/>
        </w:rPr>
        <w:sectPr w:rsidRPr="00664495" w:rsidR="00C134A3" w:rsidSect="00E5016D">
          <w:headerReference w:type="even" r:id="rId8"/>
          <w:headerReference w:type="default" r:id="rId9"/>
          <w:footerReference w:type="even" r:id="rId10"/>
          <w:footerReference w:type="default" r:id="rId11"/>
          <w:headerReference w:type="first" r:id="rId12"/>
          <w:footerReference w:type="first" r:id="rId13"/>
          <w:pgSz w:w="12240" w:h="15840" w:orient="portrait"/>
          <w:pgMar w:top="1440" w:right="1080" w:bottom="1440" w:left="1080" w:header="720" w:footer="720" w:gutter="0"/>
          <w:cols w:space="720"/>
          <w:docGrid w:linePitch="360"/>
        </w:sectPr>
      </w:pPr>
      <w:r w:rsidRPr="29F81FAE" w:rsidR="00C134A3">
        <w:rPr>
          <w:rFonts w:ascii="Arial" w:hAnsi="Arial" w:cs="Arial"/>
          <w:b w:val="1"/>
          <w:bCs w:val="1"/>
          <w:sz w:val="30"/>
          <w:szCs w:val="30"/>
        </w:rPr>
        <w:t>Materials</w:t>
      </w:r>
    </w:p>
    <w:p w:rsidRPr="00664495" w:rsidR="00E733E0" w:rsidP="00942BBD" w:rsidRDefault="00E733E0" w14:paraId="77B2F92B" w14:textId="77777777">
      <w:pPr>
        <w:numPr>
          <w:ilvl w:val="0"/>
          <w:numId w:val="24"/>
        </w:numPr>
        <w:spacing w:after="0" w:line="276" w:lineRule="auto"/>
        <w:rPr>
          <w:rFonts w:ascii="Arial" w:hAnsi="Arial" w:cs="Arial"/>
        </w:rPr>
      </w:pPr>
      <w:r w:rsidRPr="00664495">
        <w:rPr>
          <w:rFonts w:ascii="Arial" w:hAnsi="Arial" w:cs="Arial"/>
        </w:rPr>
        <w:t>Gloves</w:t>
      </w:r>
    </w:p>
    <w:p w:rsidRPr="00664495" w:rsidR="00E733E0" w:rsidP="00942BBD" w:rsidRDefault="00E733E0" w14:paraId="280DEDDE" w14:textId="77777777">
      <w:pPr>
        <w:numPr>
          <w:ilvl w:val="0"/>
          <w:numId w:val="24"/>
        </w:numPr>
        <w:spacing w:after="0" w:line="276" w:lineRule="auto"/>
        <w:rPr>
          <w:rFonts w:ascii="Arial" w:hAnsi="Arial" w:cs="Arial"/>
        </w:rPr>
      </w:pPr>
      <w:r w:rsidRPr="00664495">
        <w:rPr>
          <w:rFonts w:ascii="Arial" w:hAnsi="Arial" w:cs="Arial"/>
        </w:rPr>
        <w:t>Goggles</w:t>
      </w:r>
    </w:p>
    <w:p w:rsidRPr="00664495" w:rsidR="00C134A3" w:rsidP="00942BBD" w:rsidRDefault="00C134A3" w14:paraId="396B323E" w14:textId="77777777">
      <w:pPr>
        <w:numPr>
          <w:ilvl w:val="0"/>
          <w:numId w:val="24"/>
        </w:numPr>
        <w:spacing w:after="0" w:line="276" w:lineRule="auto"/>
        <w:rPr>
          <w:rFonts w:ascii="Arial" w:hAnsi="Arial" w:cs="Arial"/>
        </w:rPr>
      </w:pPr>
      <w:r w:rsidRPr="00664495">
        <w:rPr>
          <w:rFonts w:ascii="Arial" w:hAnsi="Arial" w:cs="Arial"/>
        </w:rPr>
        <w:t>Bottle of distilled water</w:t>
      </w:r>
    </w:p>
    <w:p w:rsidRPr="00664495" w:rsidR="00C134A3" w:rsidP="00942BBD" w:rsidRDefault="00C170D1" w14:paraId="60735122" w14:textId="77777777">
      <w:pPr>
        <w:numPr>
          <w:ilvl w:val="0"/>
          <w:numId w:val="24"/>
        </w:numPr>
        <w:spacing w:after="0" w:line="276" w:lineRule="auto"/>
        <w:rPr>
          <w:rFonts w:ascii="Arial" w:hAnsi="Arial" w:cs="Arial"/>
        </w:rPr>
      </w:pPr>
      <w:r w:rsidRPr="00664495">
        <w:rPr>
          <w:rFonts w:ascii="Arial" w:hAnsi="Arial" w:cs="Arial"/>
        </w:rPr>
        <w:t>Bottle of</w:t>
      </w:r>
      <w:r w:rsidRPr="00664495" w:rsidR="00C134A3">
        <w:rPr>
          <w:rFonts w:ascii="Arial" w:hAnsi="Arial" w:cs="Arial"/>
        </w:rPr>
        <w:t xml:space="preserve"> turnip extract</w:t>
      </w:r>
    </w:p>
    <w:p w:rsidRPr="00664495" w:rsidR="00C134A3" w:rsidP="00942BBD" w:rsidRDefault="00C134A3" w14:paraId="42FC72AC" w14:textId="77777777">
      <w:pPr>
        <w:numPr>
          <w:ilvl w:val="0"/>
          <w:numId w:val="24"/>
        </w:numPr>
        <w:spacing w:after="0" w:line="276" w:lineRule="auto"/>
        <w:rPr>
          <w:rFonts w:ascii="Arial" w:hAnsi="Arial" w:cs="Arial"/>
        </w:rPr>
      </w:pPr>
      <w:r w:rsidRPr="00664495">
        <w:rPr>
          <w:rFonts w:ascii="Arial" w:hAnsi="Arial" w:cs="Arial"/>
        </w:rPr>
        <w:t>Bottle</w:t>
      </w:r>
      <w:r w:rsidRPr="00664495" w:rsidR="00C2730B">
        <w:rPr>
          <w:rFonts w:ascii="Arial" w:hAnsi="Arial" w:cs="Arial"/>
        </w:rPr>
        <w:t xml:space="preserve"> of substrate mix </w:t>
      </w:r>
    </w:p>
    <w:p w:rsidRPr="00664495" w:rsidR="00C134A3" w:rsidP="00942BBD" w:rsidRDefault="00C134A3" w14:paraId="69C80AD8" w14:textId="77777777">
      <w:pPr>
        <w:numPr>
          <w:ilvl w:val="0"/>
          <w:numId w:val="24"/>
        </w:numPr>
        <w:spacing w:after="0" w:line="276" w:lineRule="auto"/>
        <w:rPr>
          <w:rFonts w:ascii="Arial" w:hAnsi="Arial" w:cs="Arial"/>
        </w:rPr>
      </w:pPr>
      <w:r w:rsidRPr="00664495">
        <w:rPr>
          <w:rFonts w:ascii="Arial" w:hAnsi="Arial" w:cs="Arial"/>
        </w:rPr>
        <w:t>Colorimeter</w:t>
      </w:r>
      <w:r w:rsidRPr="00664495" w:rsidR="005558BD">
        <w:rPr>
          <w:rFonts w:ascii="Arial" w:hAnsi="Arial" w:cs="Arial"/>
        </w:rPr>
        <w:t>/Spectrometer</w:t>
      </w:r>
      <w:r w:rsidRPr="00664495">
        <w:rPr>
          <w:rFonts w:ascii="Arial" w:hAnsi="Arial" w:cs="Arial"/>
        </w:rPr>
        <w:t xml:space="preserve"> cuvettes</w:t>
      </w:r>
    </w:p>
    <w:p w:rsidRPr="00664495" w:rsidR="00C2730B" w:rsidP="00942BBD" w:rsidRDefault="00F864A7" w14:paraId="3A5502EB" w14:textId="77777777">
      <w:pPr>
        <w:numPr>
          <w:ilvl w:val="0"/>
          <w:numId w:val="24"/>
        </w:numPr>
        <w:spacing w:after="0" w:line="276" w:lineRule="auto"/>
        <w:rPr>
          <w:rFonts w:ascii="Arial" w:hAnsi="Arial" w:cs="Arial"/>
        </w:rPr>
      </w:pPr>
      <w:r w:rsidRPr="00664495">
        <w:rPr>
          <w:rFonts w:ascii="Arial" w:hAnsi="Arial" w:cs="Arial"/>
        </w:rPr>
        <w:t>Micropipette</w:t>
      </w:r>
      <w:r w:rsidRPr="00664495" w:rsidR="00C2730B">
        <w:rPr>
          <w:rFonts w:ascii="Arial" w:hAnsi="Arial" w:cs="Arial"/>
        </w:rPr>
        <w:t xml:space="preserve"> (100-1000ul) </w:t>
      </w:r>
    </w:p>
    <w:p w:rsidRPr="00664495" w:rsidR="00C2730B" w:rsidP="00942BBD" w:rsidRDefault="00C134A3" w14:paraId="6A5DD446" w14:textId="77777777">
      <w:pPr>
        <w:numPr>
          <w:ilvl w:val="0"/>
          <w:numId w:val="24"/>
        </w:numPr>
        <w:spacing w:after="0" w:line="276" w:lineRule="auto"/>
        <w:rPr>
          <w:rFonts w:ascii="Arial" w:hAnsi="Arial" w:cs="Arial"/>
        </w:rPr>
      </w:pPr>
      <w:r w:rsidRPr="00664495">
        <w:rPr>
          <w:rFonts w:ascii="Arial" w:hAnsi="Arial" w:cs="Arial"/>
        </w:rPr>
        <w:t xml:space="preserve">Box of </w:t>
      </w:r>
      <w:r w:rsidRPr="00664495" w:rsidR="00EB6819">
        <w:rPr>
          <w:rFonts w:ascii="Arial" w:hAnsi="Arial" w:cs="Arial"/>
        </w:rPr>
        <w:t>tissue wipes.</w:t>
      </w:r>
      <w:r w:rsidRPr="00664495" w:rsidR="00C2730B">
        <w:rPr>
          <w:rFonts w:ascii="Arial" w:hAnsi="Arial" w:cs="Arial"/>
        </w:rPr>
        <w:t xml:space="preserve"> </w:t>
      </w:r>
    </w:p>
    <w:p w:rsidRPr="00664495" w:rsidR="00C2730B" w:rsidP="00942BBD" w:rsidRDefault="00C2730B" w14:paraId="2CA578A4" w14:textId="77777777">
      <w:pPr>
        <w:numPr>
          <w:ilvl w:val="0"/>
          <w:numId w:val="24"/>
        </w:numPr>
        <w:spacing w:after="0" w:line="276" w:lineRule="auto"/>
        <w:rPr>
          <w:rFonts w:ascii="Arial" w:hAnsi="Arial" w:cs="Arial"/>
        </w:rPr>
      </w:pPr>
      <w:r w:rsidRPr="00664495">
        <w:rPr>
          <w:rFonts w:ascii="Arial" w:hAnsi="Arial" w:cs="Arial"/>
        </w:rPr>
        <w:t>Cup for waste pipettes</w:t>
      </w:r>
    </w:p>
    <w:p w:rsidRPr="00664495" w:rsidR="00C2730B" w:rsidP="00942BBD" w:rsidRDefault="00C2730B" w14:paraId="6312050A" w14:textId="77777777">
      <w:pPr>
        <w:numPr>
          <w:ilvl w:val="0"/>
          <w:numId w:val="24"/>
        </w:numPr>
        <w:spacing w:after="0" w:line="276" w:lineRule="auto"/>
        <w:rPr>
          <w:rFonts w:ascii="Arial" w:hAnsi="Arial" w:cs="Arial"/>
        </w:rPr>
      </w:pPr>
      <w:r w:rsidRPr="00664495">
        <w:rPr>
          <w:rFonts w:ascii="Arial" w:hAnsi="Arial" w:cs="Arial"/>
        </w:rPr>
        <w:t xml:space="preserve">Cup for waste liquids. </w:t>
      </w:r>
    </w:p>
    <w:p w:rsidRPr="00664495" w:rsidR="00C2730B" w:rsidP="00942BBD" w:rsidRDefault="00C2730B" w14:paraId="45584C31" w14:textId="77777777">
      <w:pPr>
        <w:numPr>
          <w:ilvl w:val="0"/>
          <w:numId w:val="24"/>
        </w:numPr>
        <w:spacing w:after="0" w:line="276" w:lineRule="auto"/>
        <w:rPr>
          <w:rFonts w:ascii="Arial" w:hAnsi="Arial" w:cs="Arial"/>
        </w:rPr>
      </w:pPr>
      <w:r w:rsidRPr="7370EEB7" w:rsidR="00C2730B">
        <w:rPr>
          <w:rFonts w:ascii="Arial" w:hAnsi="Arial" w:cs="Arial"/>
        </w:rPr>
        <w:t xml:space="preserve">Pipettes: 1, 5, and/or </w:t>
      </w:r>
      <w:bookmarkStart w:name="_Int_Ed9UEtyc" w:id="1205041707"/>
      <w:r w:rsidRPr="7370EEB7" w:rsidR="00C2730B">
        <w:rPr>
          <w:rFonts w:ascii="Arial" w:hAnsi="Arial" w:cs="Arial"/>
        </w:rPr>
        <w:t>10ml</w:t>
      </w:r>
      <w:bookmarkEnd w:id="1205041707"/>
    </w:p>
    <w:p w:rsidRPr="00664495" w:rsidR="00C134A3" w:rsidP="00942BBD" w:rsidRDefault="00F864A7" w14:paraId="676FBB6E" w14:textId="77777777">
      <w:pPr>
        <w:numPr>
          <w:ilvl w:val="0"/>
          <w:numId w:val="24"/>
        </w:numPr>
        <w:spacing w:after="0" w:line="276" w:lineRule="auto"/>
        <w:rPr>
          <w:rFonts w:ascii="Arial" w:hAnsi="Arial" w:cs="Arial"/>
        </w:rPr>
      </w:pPr>
      <w:r w:rsidRPr="00664495">
        <w:rPr>
          <w:rFonts w:ascii="Arial" w:hAnsi="Arial" w:cs="Arial"/>
        </w:rPr>
        <w:t>Pipette</w:t>
      </w:r>
      <w:r w:rsidRPr="00664495" w:rsidR="00E5016D">
        <w:rPr>
          <w:rFonts w:ascii="Arial" w:hAnsi="Arial" w:cs="Arial"/>
        </w:rPr>
        <w:t>r</w:t>
      </w:r>
      <w:r w:rsidRPr="00664495">
        <w:rPr>
          <w:rFonts w:ascii="Arial" w:hAnsi="Arial" w:cs="Arial"/>
        </w:rPr>
        <w:t>s</w:t>
      </w:r>
    </w:p>
    <w:p w:rsidRPr="00664495" w:rsidR="00C134A3" w:rsidP="00942BBD" w:rsidRDefault="00C134A3" w14:paraId="44765DAD" w14:textId="77777777">
      <w:pPr>
        <w:numPr>
          <w:ilvl w:val="1"/>
          <w:numId w:val="24"/>
        </w:numPr>
        <w:spacing w:after="0" w:line="276" w:lineRule="auto"/>
        <w:rPr>
          <w:rFonts w:ascii="Arial" w:hAnsi="Arial" w:cs="Arial"/>
        </w:rPr>
      </w:pPr>
      <w:r w:rsidRPr="7370EEB7" w:rsidR="00C134A3">
        <w:rPr>
          <w:rFonts w:ascii="Arial" w:hAnsi="Arial" w:cs="Arial"/>
        </w:rPr>
        <w:t>Green</w:t>
      </w:r>
      <w:r w:rsidRPr="7370EEB7" w:rsidR="00C2730B">
        <w:rPr>
          <w:rFonts w:ascii="Arial" w:hAnsi="Arial" w:cs="Arial"/>
        </w:rPr>
        <w:t xml:space="preserve">: </w:t>
      </w:r>
      <w:r w:rsidRPr="7370EEB7" w:rsidR="00C134A3">
        <w:rPr>
          <w:rFonts w:ascii="Arial" w:hAnsi="Arial" w:cs="Arial"/>
        </w:rPr>
        <w:t xml:space="preserve"> </w:t>
      </w:r>
      <w:r w:rsidRPr="7370EEB7" w:rsidR="00C2730B">
        <w:rPr>
          <w:rFonts w:ascii="Arial" w:hAnsi="Arial" w:cs="Arial"/>
        </w:rPr>
        <w:t xml:space="preserve">the </w:t>
      </w:r>
      <w:r w:rsidRPr="7370EEB7" w:rsidR="00C134A3">
        <w:rPr>
          <w:rFonts w:ascii="Arial" w:hAnsi="Arial" w:cs="Arial"/>
        </w:rPr>
        <w:t>5</w:t>
      </w:r>
      <w:r w:rsidRPr="7370EEB7" w:rsidR="00E5016D">
        <w:rPr>
          <w:rFonts w:ascii="Arial" w:hAnsi="Arial" w:cs="Arial"/>
        </w:rPr>
        <w:t xml:space="preserve"> &amp; </w:t>
      </w:r>
      <w:bookmarkStart w:name="_Int_eqWyOCf1" w:id="1884113592"/>
      <w:r w:rsidRPr="7370EEB7" w:rsidR="00C134A3">
        <w:rPr>
          <w:rFonts w:ascii="Arial" w:hAnsi="Arial" w:cs="Arial"/>
        </w:rPr>
        <w:t>10 ml</w:t>
      </w:r>
      <w:bookmarkEnd w:id="1884113592"/>
      <w:r w:rsidRPr="7370EEB7" w:rsidR="00C134A3">
        <w:rPr>
          <w:rFonts w:ascii="Arial" w:hAnsi="Arial" w:cs="Arial"/>
        </w:rPr>
        <w:t xml:space="preserve"> pipettes</w:t>
      </w:r>
    </w:p>
    <w:p w:rsidR="00C363C9" w:rsidP="3F1FF705" w:rsidRDefault="00C363C9" w14:paraId="101CD452" w14:textId="6B497959">
      <w:pPr>
        <w:numPr>
          <w:ilvl w:val="1"/>
          <w:numId w:val="24"/>
        </w:numPr>
        <w:spacing w:after="0" w:line="276" w:lineRule="auto"/>
        <w:rPr>
          <w:rFonts w:ascii="Arial" w:hAnsi="Arial" w:cs="Arial"/>
        </w:rPr>
      </w:pPr>
      <w:r w:rsidRPr="238D70B0" w:rsidR="468CBBF3">
        <w:rPr>
          <w:rFonts w:ascii="Arial" w:hAnsi="Arial" w:cs="Arial"/>
        </w:rPr>
        <w:t>Blue</w:t>
      </w:r>
      <w:r w:rsidRPr="238D70B0" w:rsidR="65308240">
        <w:rPr>
          <w:rFonts w:ascii="Arial" w:hAnsi="Arial" w:cs="Arial"/>
        </w:rPr>
        <w:t xml:space="preserve">:  </w:t>
      </w:r>
      <w:r w:rsidRPr="238D70B0" w:rsidR="468CBBF3">
        <w:rPr>
          <w:rFonts w:ascii="Arial" w:hAnsi="Arial" w:cs="Arial"/>
        </w:rPr>
        <w:t xml:space="preserve">the </w:t>
      </w:r>
      <w:bookmarkStart w:name="_Int_BFlrgF4p" w:id="1296205526"/>
      <w:r w:rsidRPr="238D70B0" w:rsidR="468CBBF3">
        <w:rPr>
          <w:rFonts w:ascii="Arial" w:hAnsi="Arial" w:cs="Arial"/>
        </w:rPr>
        <w:t>1 ml</w:t>
      </w:r>
      <w:bookmarkEnd w:id="1296205526"/>
      <w:r w:rsidRPr="238D70B0" w:rsidR="468CBBF3">
        <w:rPr>
          <w:rFonts w:ascii="Arial" w:hAnsi="Arial" w:cs="Arial"/>
        </w:rPr>
        <w:t xml:space="preserve"> pipettes</w:t>
      </w:r>
    </w:p>
    <w:p w:rsidR="238D70B0" w:rsidP="238D70B0" w:rsidRDefault="238D70B0" w14:paraId="36BB3BB2" w14:textId="1E815664">
      <w:pPr>
        <w:spacing w:after="0" w:line="276" w:lineRule="auto"/>
        <w:rPr>
          <w:rFonts w:ascii="Arial" w:hAnsi="Arial" w:cs="Arial"/>
        </w:rPr>
      </w:pPr>
    </w:p>
    <w:p w:rsidR="238D70B0" w:rsidP="238D70B0" w:rsidRDefault="238D70B0" w14:paraId="14DECA1D" w14:textId="373DBAB5">
      <w:pPr>
        <w:spacing w:after="0" w:line="276" w:lineRule="auto"/>
        <w:rPr>
          <w:rFonts w:ascii="Arial" w:hAnsi="Arial" w:cs="Arial"/>
        </w:rPr>
      </w:pPr>
    </w:p>
    <w:p w:rsidR="238D70B0" w:rsidP="238D70B0" w:rsidRDefault="238D70B0" w14:paraId="0AD42F44" w14:textId="79F35DE4">
      <w:pPr>
        <w:spacing w:after="0" w:line="276" w:lineRule="auto"/>
        <w:rPr>
          <w:rFonts w:ascii="Arial" w:hAnsi="Arial" w:cs="Arial"/>
        </w:rPr>
        <w:sectPr w:rsidR="00C363C9" w:rsidSect="00C363C9">
          <w:type w:val="continuous"/>
          <w:pgSz w:w="12240" w:h="15840" w:orient="portrait"/>
          <w:pgMar w:top="1440" w:right="1440" w:bottom="1440" w:left="2160" w:header="720" w:footer="720" w:gutter="0"/>
          <w:cols w:space="270"/>
          <w:docGrid w:linePitch="360"/>
        </w:sectPr>
      </w:pPr>
    </w:p>
    <w:p w:rsidR="122B2210" w:rsidP="238D70B0" w:rsidRDefault="122B2210" w14:paraId="4E443380" w14:textId="5AFDAA03">
      <w:pPr>
        <w:spacing w:before="240" w:after="0" w:line="360" w:lineRule="auto"/>
        <w:rPr>
          <w:rFonts w:ascii="Arial" w:hAnsi="Arial" w:eastAsia="Arial" w:cs="Arial"/>
          <w:b w:val="1"/>
          <w:bCs w:val="1"/>
          <w:sz w:val="30"/>
          <w:szCs w:val="30"/>
        </w:rPr>
      </w:pPr>
      <w:r w:rsidRPr="238D70B0" w:rsidR="03B9EE02">
        <w:rPr>
          <w:rFonts w:ascii="Arial" w:hAnsi="Arial" w:eastAsia="Arial" w:cs="Arial"/>
          <w:b w:val="1"/>
          <w:bCs w:val="1"/>
          <w:sz w:val="30"/>
          <w:szCs w:val="30"/>
        </w:rPr>
        <w:t>Methods</w:t>
      </w:r>
    </w:p>
    <w:p w:rsidR="122B2210" w:rsidP="238D70B0" w:rsidRDefault="122B2210" w14:paraId="01B88509" w14:textId="6854D779">
      <w:pPr>
        <w:pStyle w:val="Normal"/>
        <w:spacing w:after="0" w:line="360" w:lineRule="auto"/>
        <w:rPr>
          <w:rFonts w:ascii="Arial" w:hAnsi="Arial" w:eastAsia="Arial" w:cs="Arial"/>
          <w:b w:val="1"/>
          <w:bCs w:val="1"/>
          <w:sz w:val="30"/>
          <w:szCs w:val="30"/>
        </w:rPr>
      </w:pPr>
      <w:r w:rsidRPr="238D70B0" w:rsidR="474497EA">
        <w:rPr>
          <w:rFonts w:ascii="Arial" w:hAnsi="Arial" w:eastAsia="Arial" w:cs="Arial"/>
          <w:b w:val="1"/>
          <w:bCs w:val="1"/>
          <w:sz w:val="30"/>
          <w:szCs w:val="30"/>
        </w:rPr>
        <w:t xml:space="preserve">Lab Activity 5.1: </w:t>
      </w:r>
      <w:r w:rsidRPr="238D70B0" w:rsidR="03B9EE02">
        <w:rPr>
          <w:rFonts w:ascii="Arial" w:hAnsi="Arial" w:eastAsia="Arial" w:cs="Arial"/>
          <w:b w:val="1"/>
          <w:bCs w:val="1"/>
          <w:sz w:val="30"/>
          <w:szCs w:val="30"/>
        </w:rPr>
        <w:t>Practice experiments</w:t>
      </w:r>
    </w:p>
    <w:p w:rsidR="122B2210" w:rsidP="238D70B0" w:rsidRDefault="122B2210" w14:paraId="1DC241D5">
      <w:pPr>
        <w:numPr>
          <w:ilvl w:val="0"/>
          <w:numId w:val="10"/>
        </w:numPr>
        <w:spacing w:after="0" w:line="276" w:lineRule="auto"/>
        <w:rPr>
          <w:rFonts w:ascii="Arial" w:hAnsi="Arial" w:eastAsia="Arial" w:cs="Arial"/>
          <w:b w:val="1"/>
          <w:bCs w:val="1"/>
        </w:rPr>
      </w:pPr>
      <w:r w:rsidRPr="238D70B0" w:rsidR="03B9EE02">
        <w:rPr>
          <w:rFonts w:ascii="Arial" w:hAnsi="Arial" w:eastAsia="Arial" w:cs="Arial"/>
          <w:b w:val="1"/>
          <w:bCs w:val="1"/>
        </w:rPr>
        <w:t>Obtain and wear gloves and goggles</w:t>
      </w:r>
    </w:p>
    <w:p w:rsidR="122B2210" w:rsidP="238D70B0" w:rsidRDefault="122B2210" w14:paraId="768D8B12" w14:textId="454B5540">
      <w:pPr>
        <w:numPr>
          <w:ilvl w:val="0"/>
          <w:numId w:val="10"/>
        </w:numPr>
        <w:spacing w:after="0" w:line="276" w:lineRule="auto"/>
        <w:rPr>
          <w:rFonts w:ascii="Arial" w:hAnsi="Arial" w:eastAsia="Arial" w:cs="Arial"/>
          <w:b w:val="1"/>
          <w:bCs w:val="1"/>
        </w:rPr>
      </w:pPr>
      <w:r w:rsidRPr="238D70B0" w:rsidR="03B9EE02">
        <w:rPr>
          <w:rFonts w:ascii="Arial" w:hAnsi="Arial" w:eastAsia="Arial" w:cs="Arial"/>
          <w:b w:val="1"/>
          <w:bCs w:val="1"/>
        </w:rPr>
        <w:t>Practice run #1:  5-minute data collection</w:t>
      </w:r>
    </w:p>
    <w:p w:rsidR="122B2210" w:rsidP="238D70B0" w:rsidRDefault="122B2210" w14:paraId="2540099D" w14:textId="7000E2E3">
      <w:pPr>
        <w:numPr>
          <w:ilvl w:val="1"/>
          <w:numId w:val="10"/>
        </w:numPr>
        <w:spacing w:after="0" w:line="276" w:lineRule="auto"/>
        <w:rPr>
          <w:rFonts w:ascii="Arial" w:hAnsi="Arial" w:eastAsia="Arial" w:cs="Arial"/>
        </w:rPr>
      </w:pPr>
      <w:r w:rsidRPr="238D70B0" w:rsidR="03B9EE02">
        <w:rPr>
          <w:rFonts w:ascii="Arial" w:hAnsi="Arial" w:eastAsia="Arial" w:cs="Arial"/>
        </w:rPr>
        <w:t>Set the collection time. To set the collection time, you need to find the sampling time button, which looks like a clock on the upper right-hand side of the top bar. When you activate this program, you should set the collection duration for 300 seconds (5 min.) and collect each sample every 30 seconds (30 seconds/sample)</w:t>
      </w:r>
    </w:p>
    <w:p w:rsidR="122B2210" w:rsidP="238D70B0" w:rsidRDefault="122B2210" w14:paraId="577A2655">
      <w:pPr>
        <w:numPr>
          <w:ilvl w:val="1"/>
          <w:numId w:val="10"/>
        </w:numPr>
        <w:spacing w:after="0" w:line="276" w:lineRule="auto"/>
        <w:rPr>
          <w:rFonts w:ascii="Arial" w:hAnsi="Arial" w:eastAsia="Arial" w:cs="Arial"/>
        </w:rPr>
      </w:pPr>
      <w:r w:rsidRPr="238D70B0" w:rsidR="03B9EE02">
        <w:rPr>
          <w:rFonts w:ascii="Arial" w:hAnsi="Arial" w:eastAsia="Arial" w:cs="Arial"/>
        </w:rPr>
        <w:t>Add the following to the cuvette.</w:t>
      </w:r>
    </w:p>
    <w:p w:rsidR="122B2210" w:rsidP="238D70B0" w:rsidRDefault="122B2210" w14:paraId="61A39891">
      <w:pPr>
        <w:numPr>
          <w:ilvl w:val="2"/>
          <w:numId w:val="10"/>
        </w:numPr>
        <w:spacing w:after="0" w:line="276" w:lineRule="auto"/>
        <w:rPr>
          <w:rFonts w:ascii="Arial" w:hAnsi="Arial" w:eastAsia="Arial" w:cs="Arial"/>
          <w:b w:val="1"/>
          <w:bCs w:val="1"/>
        </w:rPr>
      </w:pPr>
      <w:r w:rsidRPr="238D70B0" w:rsidR="03B9EE02">
        <w:rPr>
          <w:rFonts w:ascii="Arial" w:hAnsi="Arial" w:eastAsia="Arial" w:cs="Arial"/>
          <w:b w:val="1"/>
          <w:bCs w:val="1"/>
        </w:rPr>
        <w:t>2.2 ml</w:t>
      </w:r>
      <w:r w:rsidRPr="238D70B0" w:rsidR="03B9EE02">
        <w:rPr>
          <w:rFonts w:ascii="Arial" w:hAnsi="Arial" w:eastAsia="Arial" w:cs="Arial"/>
          <w:b w:val="1"/>
          <w:bCs w:val="1"/>
        </w:rPr>
        <w:t xml:space="preserve"> of distilled water</w:t>
      </w:r>
    </w:p>
    <w:p w:rsidR="122B2210" w:rsidP="238D70B0" w:rsidRDefault="122B2210" w14:paraId="62030B39">
      <w:pPr>
        <w:numPr>
          <w:ilvl w:val="2"/>
          <w:numId w:val="10"/>
        </w:numPr>
        <w:spacing w:after="0" w:line="276" w:lineRule="auto"/>
        <w:rPr>
          <w:rFonts w:ascii="Arial" w:hAnsi="Arial" w:eastAsia="Arial" w:cs="Arial"/>
          <w:b w:val="1"/>
          <w:bCs w:val="1"/>
        </w:rPr>
      </w:pPr>
      <w:r w:rsidRPr="238D70B0" w:rsidR="03B9EE02">
        <w:rPr>
          <w:rFonts w:ascii="Arial" w:hAnsi="Arial" w:eastAsia="Arial" w:cs="Arial"/>
          <w:b w:val="1"/>
          <w:bCs w:val="1"/>
        </w:rPr>
        <w:t>400 ul of turnip extract</w:t>
      </w:r>
    </w:p>
    <w:p w:rsidR="122B2210" w:rsidP="238D70B0" w:rsidRDefault="122B2210" w14:paraId="56584866">
      <w:pPr>
        <w:numPr>
          <w:ilvl w:val="1"/>
          <w:numId w:val="10"/>
        </w:numPr>
        <w:spacing w:after="0" w:line="276" w:lineRule="auto"/>
        <w:rPr>
          <w:rFonts w:ascii="Arial" w:hAnsi="Arial" w:eastAsia="Arial" w:cs="Arial"/>
        </w:rPr>
      </w:pPr>
      <w:r w:rsidRPr="238D70B0" w:rsidR="03B9EE02">
        <w:rPr>
          <w:rFonts w:ascii="Arial" w:hAnsi="Arial" w:eastAsia="Arial" w:cs="Arial"/>
        </w:rPr>
        <w:t>Calibrate the sensor</w:t>
      </w:r>
    </w:p>
    <w:p w:rsidR="122B2210" w:rsidP="238D70B0" w:rsidRDefault="122B2210" w14:paraId="40B6C8B3" w14:textId="1BAAB89B">
      <w:pPr>
        <w:numPr>
          <w:ilvl w:val="2"/>
          <w:numId w:val="10"/>
        </w:numPr>
        <w:spacing w:after="0" w:line="276" w:lineRule="auto"/>
        <w:rPr>
          <w:rFonts w:ascii="Arial" w:hAnsi="Arial" w:eastAsia="Arial" w:cs="Arial"/>
        </w:rPr>
      </w:pPr>
      <w:r w:rsidRPr="238D70B0" w:rsidR="03B9EE02">
        <w:rPr>
          <w:rFonts w:ascii="Arial" w:hAnsi="Arial" w:eastAsia="Arial" w:cs="Arial"/>
        </w:rPr>
        <w:t>Press the (&lt;or&gt;) button to select the 470 nm wavelength. You will not have to do this during the other runs.</w:t>
      </w:r>
    </w:p>
    <w:p w:rsidR="122B2210" w:rsidP="238D70B0" w:rsidRDefault="122B2210" w14:paraId="7CA0FC56" w14:textId="4D52A77E">
      <w:pPr>
        <w:numPr>
          <w:ilvl w:val="2"/>
          <w:numId w:val="10"/>
        </w:numPr>
        <w:spacing w:after="0" w:line="276" w:lineRule="auto"/>
        <w:rPr>
          <w:rFonts w:ascii="Arial" w:hAnsi="Arial" w:eastAsia="Arial" w:cs="Arial"/>
        </w:rPr>
      </w:pPr>
      <w:r w:rsidRPr="238D70B0" w:rsidR="03B9EE02">
        <w:rPr>
          <w:rFonts w:ascii="Arial" w:hAnsi="Arial" w:eastAsia="Arial" w:cs="Arial"/>
        </w:rPr>
        <w:t>Close the colorimeter lid. Press and hold the CAL button until the red light begins to flash.</w:t>
      </w:r>
    </w:p>
    <w:p w:rsidR="122B2210" w:rsidP="238D70B0" w:rsidRDefault="122B2210" w14:paraId="24D57B56" w14:textId="62809B34">
      <w:pPr>
        <w:numPr>
          <w:ilvl w:val="3"/>
          <w:numId w:val="10"/>
        </w:numPr>
        <w:spacing w:after="0" w:line="276" w:lineRule="auto"/>
        <w:rPr>
          <w:rFonts w:ascii="Arial" w:hAnsi="Arial" w:eastAsia="Arial" w:cs="Arial"/>
        </w:rPr>
      </w:pPr>
      <w:r w:rsidRPr="238D70B0" w:rsidR="03B9EE02">
        <w:rPr>
          <w:rFonts w:ascii="Arial" w:hAnsi="Arial" w:eastAsia="Arial" w:cs="Arial"/>
        </w:rPr>
        <w:t>The absorbance should read 0.001 or less. If the display is set for transmittance, then the reading should be approximately 100%.</w:t>
      </w:r>
    </w:p>
    <w:p w:rsidR="122B2210" w:rsidP="238D70B0" w:rsidRDefault="122B2210" w14:paraId="7D110AD5">
      <w:pPr>
        <w:numPr>
          <w:ilvl w:val="3"/>
          <w:numId w:val="10"/>
        </w:numPr>
        <w:spacing w:after="0" w:line="276" w:lineRule="auto"/>
        <w:rPr>
          <w:rFonts w:ascii="Arial" w:hAnsi="Arial" w:eastAsia="Arial" w:cs="Arial"/>
        </w:rPr>
      </w:pPr>
      <w:r w:rsidRPr="238D70B0" w:rsidR="03B9EE02">
        <w:rPr>
          <w:rFonts w:ascii="Arial" w:hAnsi="Arial" w:eastAsia="Arial" w:cs="Arial"/>
        </w:rPr>
        <w:t>When the light stops flashing, the system is calibrated.</w:t>
      </w:r>
    </w:p>
    <w:p w:rsidR="122B2210" w:rsidP="238D70B0" w:rsidRDefault="122B2210" w14:paraId="4FDA5DD5">
      <w:pPr>
        <w:numPr>
          <w:ilvl w:val="1"/>
          <w:numId w:val="10"/>
        </w:numPr>
        <w:spacing w:after="0" w:line="276" w:lineRule="auto"/>
        <w:rPr>
          <w:rFonts w:ascii="Arial" w:hAnsi="Arial" w:eastAsia="Arial" w:cs="Arial"/>
        </w:rPr>
      </w:pPr>
      <w:r w:rsidRPr="238D70B0" w:rsidR="03B9EE02">
        <w:rPr>
          <w:rFonts w:ascii="Arial" w:hAnsi="Arial" w:eastAsia="Arial" w:cs="Arial"/>
        </w:rPr>
        <w:t>Test the sample</w:t>
      </w:r>
    </w:p>
    <w:p w:rsidR="122B2210" w:rsidP="238D70B0" w:rsidRDefault="122B2210" w14:paraId="787F6162">
      <w:pPr>
        <w:numPr>
          <w:ilvl w:val="2"/>
          <w:numId w:val="10"/>
        </w:numPr>
        <w:spacing w:after="0" w:line="276" w:lineRule="auto"/>
        <w:rPr>
          <w:rFonts w:ascii="Arial" w:hAnsi="Arial" w:eastAsia="Arial" w:cs="Arial"/>
        </w:rPr>
      </w:pPr>
      <w:r w:rsidRPr="238D70B0" w:rsidR="03B9EE02">
        <w:rPr>
          <w:rFonts w:ascii="Arial" w:hAnsi="Arial" w:eastAsia="Arial" w:cs="Arial"/>
        </w:rPr>
        <w:t>Open the lid and</w:t>
      </w:r>
      <w:r w:rsidRPr="238D70B0" w:rsidR="03B9EE02">
        <w:rPr>
          <w:rFonts w:ascii="Arial" w:hAnsi="Arial" w:eastAsia="Arial" w:cs="Arial"/>
          <w:b w:val="1"/>
          <w:bCs w:val="1"/>
        </w:rPr>
        <w:t xml:space="preserve"> add 400 ul of the substrate mix</w:t>
      </w:r>
      <w:r w:rsidRPr="238D70B0" w:rsidR="03B9EE02">
        <w:rPr>
          <w:rFonts w:ascii="Arial" w:hAnsi="Arial" w:eastAsia="Arial" w:cs="Arial"/>
        </w:rPr>
        <w:t xml:space="preserve"> to the cuvette.</w:t>
      </w:r>
    </w:p>
    <w:p w:rsidR="122B2210" w:rsidP="238D70B0" w:rsidRDefault="122B2210" w14:paraId="357681A5" w14:textId="41CB8660">
      <w:pPr>
        <w:numPr>
          <w:ilvl w:val="2"/>
          <w:numId w:val="10"/>
        </w:numPr>
        <w:spacing w:after="0" w:line="276" w:lineRule="auto"/>
        <w:rPr>
          <w:rFonts w:ascii="Arial" w:hAnsi="Arial" w:eastAsia="Arial" w:cs="Arial"/>
        </w:rPr>
      </w:pPr>
      <w:r w:rsidRPr="238D70B0" w:rsidR="03B9EE02">
        <w:rPr>
          <w:rFonts w:ascii="Arial" w:hAnsi="Arial" w:eastAsia="Arial" w:cs="Arial"/>
        </w:rPr>
        <w:t xml:space="preserve">Close the lid </w:t>
      </w:r>
      <w:r w:rsidRPr="238D70B0" w:rsidR="2598E618">
        <w:rPr>
          <w:rFonts w:ascii="Arial" w:hAnsi="Arial" w:eastAsia="Arial" w:cs="Arial"/>
        </w:rPr>
        <w:t>at once</w:t>
      </w:r>
      <w:r w:rsidRPr="238D70B0" w:rsidR="03B9EE02">
        <w:rPr>
          <w:rFonts w:ascii="Arial" w:hAnsi="Arial" w:eastAsia="Arial" w:cs="Arial"/>
        </w:rPr>
        <w:t xml:space="preserve"> and hit the collect button (The green button at the right of the top bar)</w:t>
      </w:r>
    </w:p>
    <w:p w:rsidR="122B2210" w:rsidP="238D70B0" w:rsidRDefault="122B2210" w14:paraId="305997F1" w14:textId="1038CEDB">
      <w:pPr>
        <w:numPr>
          <w:ilvl w:val="2"/>
          <w:numId w:val="10"/>
        </w:numPr>
        <w:spacing w:after="0" w:line="276" w:lineRule="auto"/>
        <w:rPr>
          <w:rFonts w:ascii="Arial" w:hAnsi="Arial" w:eastAsia="Arial" w:cs="Arial"/>
        </w:rPr>
      </w:pPr>
      <w:r w:rsidRPr="238D70B0" w:rsidR="03B9EE02">
        <w:rPr>
          <w:rFonts w:ascii="Arial" w:hAnsi="Arial" w:eastAsia="Arial" w:cs="Arial"/>
        </w:rPr>
        <w:t xml:space="preserve">Record the data from your 5-minute experiment in table </w:t>
      </w:r>
      <w:r w:rsidRPr="238D70B0" w:rsidR="479C10C9">
        <w:rPr>
          <w:rFonts w:ascii="Arial" w:hAnsi="Arial" w:eastAsia="Arial" w:cs="Arial"/>
        </w:rPr>
        <w:t>5.</w:t>
      </w:r>
      <w:r w:rsidRPr="238D70B0" w:rsidR="50B865A0">
        <w:rPr>
          <w:rFonts w:ascii="Arial" w:hAnsi="Arial" w:eastAsia="Arial" w:cs="Arial"/>
        </w:rPr>
        <w:t>6</w:t>
      </w:r>
      <w:r w:rsidRPr="238D70B0" w:rsidR="03B9EE02">
        <w:rPr>
          <w:rFonts w:ascii="Arial" w:hAnsi="Arial" w:eastAsia="Arial" w:cs="Arial"/>
        </w:rPr>
        <w:t xml:space="preserve"> of the Results </w:t>
      </w:r>
      <w:r w:rsidRPr="238D70B0" w:rsidR="21263A8F">
        <w:rPr>
          <w:rFonts w:ascii="Arial" w:hAnsi="Arial" w:eastAsia="Arial" w:cs="Arial"/>
        </w:rPr>
        <w:t>S</w:t>
      </w:r>
      <w:r w:rsidRPr="238D70B0" w:rsidR="03B9EE02">
        <w:rPr>
          <w:rFonts w:ascii="Arial" w:hAnsi="Arial" w:eastAsia="Arial" w:cs="Arial"/>
        </w:rPr>
        <w:t>ection.</w:t>
      </w:r>
    </w:p>
    <w:p w:rsidRPr="00664495" w:rsidR="00256D07" w:rsidP="238D70B0" w:rsidRDefault="00256D07" w14:paraId="693D7AE9" w14:textId="77777777">
      <w:pPr>
        <w:spacing w:after="0" w:line="276" w:lineRule="auto"/>
        <w:rPr>
          <w:rFonts w:ascii="Arial" w:hAnsi="Arial" w:eastAsia="Arial" w:cs="Arial"/>
        </w:rPr>
      </w:pPr>
    </w:p>
    <w:p w:rsidRPr="00664495" w:rsidR="00256D07" w:rsidP="238D70B0" w:rsidRDefault="00256D07" w14:paraId="76A12D1C" w14:textId="77777777">
      <w:pPr>
        <w:numPr>
          <w:ilvl w:val="0"/>
          <w:numId w:val="10"/>
        </w:numPr>
        <w:spacing w:after="0" w:line="276" w:lineRule="auto"/>
        <w:rPr>
          <w:rFonts w:ascii="Arial" w:hAnsi="Arial" w:eastAsia="Arial" w:cs="Arial"/>
          <w:b w:val="1"/>
          <w:bCs w:val="1"/>
          <w:sz w:val="24"/>
          <w:szCs w:val="24"/>
        </w:rPr>
      </w:pPr>
      <w:r w:rsidRPr="238D70B0" w:rsidR="3CE5C7A8">
        <w:rPr>
          <w:rFonts w:ascii="Arial" w:hAnsi="Arial" w:eastAsia="Arial" w:cs="Arial"/>
          <w:b w:val="1"/>
          <w:bCs w:val="1"/>
          <w:sz w:val="24"/>
          <w:szCs w:val="24"/>
        </w:rPr>
        <w:t>Practice run</w:t>
      </w:r>
      <w:r w:rsidRPr="238D70B0" w:rsidR="643D57BF">
        <w:rPr>
          <w:rFonts w:ascii="Arial" w:hAnsi="Arial" w:eastAsia="Arial" w:cs="Arial"/>
          <w:b w:val="1"/>
          <w:bCs w:val="1"/>
          <w:sz w:val="24"/>
          <w:szCs w:val="24"/>
        </w:rPr>
        <w:t xml:space="preserve"> #2</w:t>
      </w:r>
      <w:r w:rsidRPr="238D70B0" w:rsidR="3CE5C7A8">
        <w:rPr>
          <w:rFonts w:ascii="Arial" w:hAnsi="Arial" w:eastAsia="Arial" w:cs="Arial"/>
          <w:b w:val="1"/>
          <w:bCs w:val="1"/>
          <w:sz w:val="24"/>
          <w:szCs w:val="24"/>
        </w:rPr>
        <w:t>:  1 min</w:t>
      </w:r>
      <w:r w:rsidRPr="238D70B0" w:rsidR="2B2EFB10">
        <w:rPr>
          <w:rFonts w:ascii="Arial" w:hAnsi="Arial" w:eastAsia="Arial" w:cs="Arial"/>
          <w:b w:val="1"/>
          <w:bCs w:val="1"/>
          <w:sz w:val="24"/>
          <w:szCs w:val="24"/>
        </w:rPr>
        <w:t>ute</w:t>
      </w:r>
      <w:r w:rsidRPr="238D70B0" w:rsidR="3CE5C7A8">
        <w:rPr>
          <w:rFonts w:ascii="Arial" w:hAnsi="Arial" w:eastAsia="Arial" w:cs="Arial"/>
          <w:b w:val="1"/>
          <w:bCs w:val="1"/>
          <w:sz w:val="24"/>
          <w:szCs w:val="24"/>
        </w:rPr>
        <w:t xml:space="preserve"> data collection</w:t>
      </w:r>
    </w:p>
    <w:p w:rsidRPr="00664495" w:rsidR="00256D07" w:rsidP="238D70B0" w:rsidRDefault="00256D07" w14:paraId="204C7DAA" w14:textId="3AEEF17F">
      <w:pPr>
        <w:numPr>
          <w:ilvl w:val="1"/>
          <w:numId w:val="10"/>
        </w:numPr>
        <w:spacing w:after="0" w:line="276" w:lineRule="auto"/>
        <w:rPr>
          <w:rFonts w:ascii="Arial" w:hAnsi="Arial" w:eastAsia="Arial" w:cs="Arial"/>
        </w:rPr>
      </w:pPr>
      <w:r w:rsidRPr="238D70B0" w:rsidR="3CE5C7A8">
        <w:rPr>
          <w:rFonts w:ascii="Arial" w:hAnsi="Arial" w:eastAsia="Arial" w:cs="Arial"/>
        </w:rPr>
        <w:t>Set the collection time</w:t>
      </w:r>
      <w:r w:rsidRPr="238D70B0" w:rsidR="1497DEB8">
        <w:rPr>
          <w:rFonts w:ascii="Arial" w:hAnsi="Arial" w:eastAsia="Arial" w:cs="Arial"/>
        </w:rPr>
        <w:t xml:space="preserve">. </w:t>
      </w:r>
      <w:r w:rsidRPr="238D70B0" w:rsidR="3CE5C7A8">
        <w:rPr>
          <w:rFonts w:ascii="Arial" w:hAnsi="Arial" w:eastAsia="Arial" w:cs="Arial"/>
        </w:rPr>
        <w:t xml:space="preserve">To set the collection </w:t>
      </w:r>
      <w:r w:rsidRPr="238D70B0" w:rsidR="169C7473">
        <w:rPr>
          <w:rFonts w:ascii="Arial" w:hAnsi="Arial" w:eastAsia="Arial" w:cs="Arial"/>
        </w:rPr>
        <w:t>time,</w:t>
      </w:r>
      <w:r w:rsidRPr="238D70B0" w:rsidR="3CE5C7A8">
        <w:rPr>
          <w:rFonts w:ascii="Arial" w:hAnsi="Arial" w:eastAsia="Arial" w:cs="Arial"/>
        </w:rPr>
        <w:t xml:space="preserve"> you need to fin</w:t>
      </w:r>
      <w:r w:rsidRPr="238D70B0" w:rsidR="65308240">
        <w:rPr>
          <w:rFonts w:ascii="Arial" w:hAnsi="Arial" w:eastAsia="Arial" w:cs="Arial"/>
        </w:rPr>
        <w:t>d the sampling time button that</w:t>
      </w:r>
      <w:r w:rsidRPr="238D70B0" w:rsidR="3CE5C7A8">
        <w:rPr>
          <w:rFonts w:ascii="Arial" w:hAnsi="Arial" w:eastAsia="Arial" w:cs="Arial"/>
        </w:rPr>
        <w:t xml:space="preserve"> looks like a clock on the upper </w:t>
      </w:r>
      <w:r w:rsidRPr="238D70B0" w:rsidR="6BC55366">
        <w:rPr>
          <w:rFonts w:ascii="Arial" w:hAnsi="Arial" w:eastAsia="Arial" w:cs="Arial"/>
        </w:rPr>
        <w:t>right-hand</w:t>
      </w:r>
      <w:r w:rsidRPr="238D70B0" w:rsidR="3CE5C7A8">
        <w:rPr>
          <w:rFonts w:ascii="Arial" w:hAnsi="Arial" w:eastAsia="Arial" w:cs="Arial"/>
        </w:rPr>
        <w:t xml:space="preserve"> side of the top bar</w:t>
      </w:r>
      <w:r w:rsidRPr="238D70B0" w:rsidR="3E7770D0">
        <w:rPr>
          <w:rFonts w:ascii="Arial" w:hAnsi="Arial" w:eastAsia="Arial" w:cs="Arial"/>
        </w:rPr>
        <w:t xml:space="preserve">. </w:t>
      </w:r>
      <w:r w:rsidRPr="238D70B0" w:rsidR="3CE5C7A8">
        <w:rPr>
          <w:rFonts w:ascii="Arial" w:hAnsi="Arial" w:eastAsia="Arial" w:cs="Arial"/>
        </w:rPr>
        <w:t xml:space="preserve">When you activate this </w:t>
      </w:r>
      <w:r w:rsidRPr="238D70B0" w:rsidR="61771D21">
        <w:rPr>
          <w:rFonts w:ascii="Arial" w:hAnsi="Arial" w:eastAsia="Arial" w:cs="Arial"/>
        </w:rPr>
        <w:t>program,</w:t>
      </w:r>
      <w:r w:rsidRPr="238D70B0" w:rsidR="3CE5C7A8">
        <w:rPr>
          <w:rFonts w:ascii="Arial" w:hAnsi="Arial" w:eastAsia="Arial" w:cs="Arial"/>
        </w:rPr>
        <w:t xml:space="preserve"> you should set the collection duration for 60 seconds (1 min.) and collect each sample every 10 seconds (10 seconds/sample)</w:t>
      </w:r>
    </w:p>
    <w:p w:rsidRPr="00664495" w:rsidR="00256D07" w:rsidP="238D70B0" w:rsidRDefault="00256D07" w14:paraId="317DAB37" w14:textId="77777777">
      <w:pPr>
        <w:numPr>
          <w:ilvl w:val="2"/>
          <w:numId w:val="10"/>
        </w:numPr>
        <w:spacing w:after="0" w:line="276" w:lineRule="auto"/>
        <w:rPr>
          <w:rFonts w:ascii="Arial" w:hAnsi="Arial" w:eastAsia="Arial" w:cs="Arial"/>
        </w:rPr>
      </w:pPr>
      <w:r w:rsidRPr="238D70B0" w:rsidR="3CE5C7A8">
        <w:rPr>
          <w:rFonts w:ascii="Arial" w:hAnsi="Arial" w:eastAsia="Arial" w:cs="Arial"/>
        </w:rPr>
        <w:t>Add the following to the cuvette.</w:t>
      </w:r>
    </w:p>
    <w:p w:rsidRPr="00664495" w:rsidR="00256D07" w:rsidP="238D70B0" w:rsidRDefault="00256D07" w14:paraId="3D1E2942" w14:textId="77777777">
      <w:pPr>
        <w:numPr>
          <w:ilvl w:val="3"/>
          <w:numId w:val="10"/>
        </w:numPr>
        <w:spacing w:after="0" w:line="276" w:lineRule="auto"/>
        <w:rPr>
          <w:rFonts w:ascii="Arial" w:hAnsi="Arial" w:eastAsia="Arial" w:cs="Arial"/>
          <w:b w:val="1"/>
          <w:bCs w:val="1"/>
        </w:rPr>
      </w:pPr>
      <w:bookmarkStart w:name="_Int_t7acMlDE" w:id="1146407817"/>
      <w:r w:rsidRPr="238D70B0" w:rsidR="3CE5C7A8">
        <w:rPr>
          <w:rFonts w:ascii="Arial" w:hAnsi="Arial" w:eastAsia="Arial" w:cs="Arial"/>
          <w:b w:val="1"/>
          <w:bCs w:val="1"/>
        </w:rPr>
        <w:t>2.2 ml</w:t>
      </w:r>
      <w:bookmarkEnd w:id="1146407817"/>
      <w:r w:rsidRPr="238D70B0" w:rsidR="3CE5C7A8">
        <w:rPr>
          <w:rFonts w:ascii="Arial" w:hAnsi="Arial" w:eastAsia="Arial" w:cs="Arial"/>
          <w:b w:val="1"/>
          <w:bCs w:val="1"/>
        </w:rPr>
        <w:t xml:space="preserve"> of distilled water</w:t>
      </w:r>
    </w:p>
    <w:p w:rsidRPr="00664495" w:rsidR="00256D07" w:rsidP="238D70B0" w:rsidRDefault="00256D07" w14:paraId="49219F5E" w14:textId="77777777">
      <w:pPr>
        <w:numPr>
          <w:ilvl w:val="3"/>
          <w:numId w:val="10"/>
        </w:numPr>
        <w:spacing w:after="0" w:line="276" w:lineRule="auto"/>
        <w:rPr>
          <w:rFonts w:ascii="Arial" w:hAnsi="Arial" w:eastAsia="Arial" w:cs="Arial"/>
          <w:b w:val="1"/>
          <w:bCs w:val="1"/>
        </w:rPr>
      </w:pPr>
      <w:r w:rsidRPr="238D70B0" w:rsidR="3CE5C7A8">
        <w:rPr>
          <w:rFonts w:ascii="Arial" w:hAnsi="Arial" w:eastAsia="Arial" w:cs="Arial"/>
          <w:b w:val="1"/>
          <w:bCs w:val="1"/>
        </w:rPr>
        <w:t>400 ul of turnip extract</w:t>
      </w:r>
    </w:p>
    <w:p w:rsidR="325634FF" w:rsidP="238D70B0" w:rsidRDefault="325634FF" w14:paraId="3D6CB607" w14:textId="7C5A25F2">
      <w:pPr>
        <w:numPr>
          <w:ilvl w:val="1"/>
          <w:numId w:val="10"/>
        </w:numPr>
        <w:spacing w:after="0" w:line="276" w:lineRule="auto"/>
        <w:rPr>
          <w:rFonts w:ascii="Arial" w:hAnsi="Arial" w:eastAsia="Arial" w:cs="Arial"/>
        </w:rPr>
      </w:pPr>
      <w:r w:rsidRPr="238D70B0" w:rsidR="325634FF">
        <w:rPr>
          <w:rFonts w:ascii="Arial" w:hAnsi="Arial" w:eastAsia="Arial" w:cs="Arial"/>
        </w:rPr>
        <w:t>Calibrate the sensor</w:t>
      </w:r>
    </w:p>
    <w:p w:rsidR="325634FF" w:rsidP="238D70B0" w:rsidRDefault="325634FF" w14:paraId="34F49EB6" w14:textId="6D4383BC">
      <w:pPr>
        <w:pStyle w:val="ListParagraph"/>
        <w:numPr>
          <w:ilvl w:val="2"/>
          <w:numId w:val="10"/>
        </w:numPr>
        <w:spacing w:after="0" w:line="276" w:lineRule="auto"/>
        <w:rPr>
          <w:rFonts w:ascii="Arial" w:hAnsi="Arial" w:eastAsia="Arial" w:cs="Arial"/>
        </w:rPr>
      </w:pPr>
      <w:r w:rsidRPr="238D70B0" w:rsidR="325634FF">
        <w:rPr>
          <w:rFonts w:ascii="Arial" w:hAnsi="Arial" w:eastAsia="Arial" w:cs="Arial"/>
        </w:rPr>
        <w:t>Close the colorimeter lid. Press and hold the CAL button until the red light begins to flash.</w:t>
      </w:r>
    </w:p>
    <w:p w:rsidR="325634FF" w:rsidP="238D70B0" w:rsidRDefault="325634FF" w14:paraId="5787B7F1">
      <w:pPr>
        <w:pStyle w:val="ListParagraph"/>
        <w:numPr>
          <w:ilvl w:val="3"/>
          <w:numId w:val="10"/>
        </w:numPr>
        <w:spacing w:after="0" w:line="276" w:lineRule="auto"/>
        <w:rPr>
          <w:rFonts w:ascii="Arial" w:hAnsi="Arial" w:eastAsia="Arial" w:cs="Arial"/>
        </w:rPr>
      </w:pPr>
      <w:r w:rsidRPr="238D70B0" w:rsidR="325634FF">
        <w:rPr>
          <w:rFonts w:ascii="Arial" w:hAnsi="Arial" w:eastAsia="Arial" w:cs="Arial"/>
        </w:rPr>
        <w:t>The absorbance should read 0.001 or less.</w:t>
      </w:r>
    </w:p>
    <w:p w:rsidR="325634FF" w:rsidP="238D70B0" w:rsidRDefault="325634FF" w14:paraId="17DFD13A">
      <w:pPr>
        <w:pStyle w:val="ListParagraph"/>
        <w:numPr>
          <w:ilvl w:val="3"/>
          <w:numId w:val="10"/>
        </w:numPr>
        <w:spacing w:after="0" w:line="276" w:lineRule="auto"/>
        <w:rPr>
          <w:rFonts w:ascii="Arial" w:hAnsi="Arial" w:eastAsia="Arial" w:cs="Arial"/>
        </w:rPr>
      </w:pPr>
      <w:r w:rsidRPr="238D70B0" w:rsidR="325634FF">
        <w:rPr>
          <w:rFonts w:ascii="Arial" w:hAnsi="Arial" w:eastAsia="Arial" w:cs="Arial"/>
        </w:rPr>
        <w:t>When the light stops flashing, the system is calibrated.</w:t>
      </w:r>
    </w:p>
    <w:p w:rsidR="325634FF" w:rsidP="238D70B0" w:rsidRDefault="325634FF" w14:paraId="262BC098">
      <w:pPr>
        <w:pStyle w:val="ListParagraph"/>
        <w:numPr>
          <w:ilvl w:val="2"/>
          <w:numId w:val="10"/>
        </w:numPr>
        <w:spacing w:after="0" w:line="276" w:lineRule="auto"/>
        <w:rPr>
          <w:rFonts w:ascii="Arial" w:hAnsi="Arial" w:eastAsia="Arial" w:cs="Arial"/>
        </w:rPr>
      </w:pPr>
      <w:r w:rsidRPr="238D70B0" w:rsidR="325634FF">
        <w:rPr>
          <w:rFonts w:ascii="Arial" w:hAnsi="Arial" w:eastAsia="Arial" w:cs="Arial"/>
        </w:rPr>
        <w:t xml:space="preserve">Open the lid and </w:t>
      </w:r>
      <w:r w:rsidRPr="238D70B0" w:rsidR="325634FF">
        <w:rPr>
          <w:rFonts w:ascii="Arial" w:hAnsi="Arial" w:eastAsia="Arial" w:cs="Arial"/>
          <w:b w:val="1"/>
          <w:bCs w:val="1"/>
        </w:rPr>
        <w:t>add 400 ul of the substrate mix</w:t>
      </w:r>
      <w:r w:rsidRPr="238D70B0" w:rsidR="325634FF">
        <w:rPr>
          <w:rFonts w:ascii="Arial" w:hAnsi="Arial" w:eastAsia="Arial" w:cs="Arial"/>
        </w:rPr>
        <w:t xml:space="preserve"> to the cuvette.</w:t>
      </w:r>
    </w:p>
    <w:p w:rsidR="325634FF" w:rsidP="238D70B0" w:rsidRDefault="325634FF" w14:paraId="473E8D6B">
      <w:pPr>
        <w:pStyle w:val="ListParagraph"/>
        <w:numPr>
          <w:ilvl w:val="2"/>
          <w:numId w:val="10"/>
        </w:numPr>
        <w:spacing w:after="0" w:line="276" w:lineRule="auto"/>
        <w:rPr>
          <w:rFonts w:ascii="Arial" w:hAnsi="Arial" w:eastAsia="Arial" w:cs="Arial"/>
        </w:rPr>
      </w:pPr>
      <w:r w:rsidRPr="238D70B0" w:rsidR="325634FF">
        <w:rPr>
          <w:rFonts w:ascii="Arial" w:hAnsi="Arial" w:eastAsia="Arial" w:cs="Arial"/>
        </w:rPr>
        <w:t xml:space="preserve">Close the lid </w:t>
      </w:r>
      <w:r w:rsidRPr="238D70B0" w:rsidR="325634FF">
        <w:rPr>
          <w:rFonts w:ascii="Arial" w:hAnsi="Arial" w:eastAsia="Arial" w:cs="Arial"/>
        </w:rPr>
        <w:t>immediately</w:t>
      </w:r>
      <w:r w:rsidRPr="238D70B0" w:rsidR="325634FF">
        <w:rPr>
          <w:rFonts w:ascii="Arial" w:hAnsi="Arial" w:eastAsia="Arial" w:cs="Arial"/>
        </w:rPr>
        <w:t xml:space="preserve"> and hit the collect button (The green button at the right of the top bar)</w:t>
      </w:r>
    </w:p>
    <w:p w:rsidR="325634FF" w:rsidP="238D70B0" w:rsidRDefault="325634FF" w14:paraId="45DAEE74" w14:textId="36C5058A">
      <w:pPr>
        <w:pStyle w:val="ListParagraph"/>
        <w:numPr>
          <w:ilvl w:val="2"/>
          <w:numId w:val="10"/>
        </w:numPr>
        <w:spacing w:after="0" w:line="276" w:lineRule="auto"/>
        <w:rPr>
          <w:rFonts w:ascii="Arial" w:hAnsi="Arial" w:eastAsia="Arial" w:cs="Arial"/>
        </w:rPr>
      </w:pPr>
      <w:r w:rsidRPr="238D70B0" w:rsidR="325634FF">
        <w:rPr>
          <w:rFonts w:ascii="Arial" w:hAnsi="Arial" w:eastAsia="Arial" w:cs="Arial"/>
        </w:rPr>
        <w:t>Record the data from your 1-minute experiment in table 5.7 of the Results section below.</w:t>
      </w:r>
    </w:p>
    <w:p w:rsidR="238D70B0" w:rsidP="238D70B0" w:rsidRDefault="238D70B0" w14:paraId="48FFE63E" w14:textId="29C8C1BA">
      <w:pPr>
        <w:spacing w:after="0" w:line="276" w:lineRule="auto"/>
        <w:ind w:left="1440"/>
        <w:rPr>
          <w:rFonts w:ascii="Arial" w:hAnsi="Arial" w:eastAsia="Arial" w:cs="Arial"/>
          <w:b w:val="1"/>
          <w:bCs w:val="1"/>
        </w:rPr>
      </w:pPr>
    </w:p>
    <w:p w:rsidR="6F66438A" w:rsidP="238D70B0" w:rsidRDefault="6F66438A" w14:paraId="0D0DF1B5" w14:textId="4330811C">
      <w:pPr>
        <w:spacing w:after="0" w:line="276" w:lineRule="auto"/>
        <w:rPr>
          <w:rFonts w:ascii="Arial" w:hAnsi="Arial" w:eastAsia="Arial" w:cs="Arial"/>
        </w:rPr>
      </w:pPr>
      <w:r w:rsidRPr="238D70B0">
        <w:rPr>
          <w:rFonts w:ascii="Arial" w:hAnsi="Arial" w:eastAsia="Arial" w:cs="Arial"/>
          <w:b w:val="1"/>
          <w:bCs w:val="1"/>
        </w:rPr>
        <w:br w:type="column"/>
      </w:r>
    </w:p>
    <w:p w:rsidR="238D70B0" w:rsidP="238D70B0" w:rsidRDefault="238D70B0" w14:paraId="166EA005" w14:textId="6D0E913B">
      <w:pPr>
        <w:spacing w:after="0" w:line="276" w:lineRule="auto"/>
        <w:ind w:left="1440"/>
        <w:rPr>
          <w:rFonts w:ascii="Arial" w:hAnsi="Arial" w:eastAsia="Arial" w:cs="Arial"/>
          <w:b w:val="1"/>
          <w:bCs w:val="1"/>
        </w:rPr>
      </w:pPr>
    </w:p>
    <w:p w:rsidR="3F1FF705" w:rsidP="238D70B0" w:rsidRDefault="3F1FF705" w14:paraId="74D75DBA" w14:textId="40DB9722">
      <w:pPr>
        <w:spacing w:after="0" w:line="276" w:lineRule="auto"/>
        <w:ind w:left="1080"/>
        <w:rPr>
          <w:rFonts w:ascii="Arial" w:hAnsi="Arial" w:eastAsia="Arial" w:cs="Arial"/>
          <w:sz w:val="12"/>
          <w:szCs w:val="12"/>
        </w:rPr>
      </w:pPr>
    </w:p>
    <w:p w:rsidRPr="00664495" w:rsidR="00683A17" w:rsidP="238D70B0" w:rsidRDefault="00683A17" w14:paraId="59D6875E" w14:textId="2D93956E">
      <w:pPr>
        <w:pStyle w:val="Normal"/>
        <w:spacing w:before="0" w:beforeAutospacing="off" w:after="0" w:line="360" w:lineRule="auto"/>
        <w:rPr>
          <w:rFonts w:ascii="Arial" w:hAnsi="Arial" w:eastAsia="Arial" w:cs="Arial"/>
          <w:b w:val="1"/>
          <w:bCs w:val="1"/>
          <w:sz w:val="30"/>
          <w:szCs w:val="30"/>
        </w:rPr>
      </w:pPr>
      <w:r w:rsidRPr="238D70B0" w:rsidR="31F95E8E">
        <w:rPr>
          <w:rFonts w:ascii="Arial" w:hAnsi="Arial" w:eastAsia="Arial" w:cs="Arial"/>
          <w:b w:val="1"/>
          <w:bCs w:val="1"/>
          <w:sz w:val="30"/>
          <w:szCs w:val="30"/>
        </w:rPr>
        <w:t xml:space="preserve">Lab Activity 5.2: </w:t>
      </w:r>
      <w:r w:rsidRPr="238D70B0" w:rsidR="13AF0861">
        <w:rPr>
          <w:rFonts w:ascii="Arial" w:hAnsi="Arial" w:eastAsia="Arial" w:cs="Arial"/>
          <w:b w:val="1"/>
          <w:bCs w:val="1"/>
          <w:sz w:val="30"/>
          <w:szCs w:val="30"/>
        </w:rPr>
        <w:t>Experimental data collections</w:t>
      </w:r>
    </w:p>
    <w:p w:rsidRPr="00664495" w:rsidR="00683A17" w:rsidP="238D70B0" w:rsidRDefault="00683A17" w14:paraId="1614063B" w14:textId="77777777">
      <w:pPr>
        <w:numPr>
          <w:ilvl w:val="0"/>
          <w:numId w:val="9"/>
        </w:numPr>
        <w:spacing w:before="0" w:beforeAutospacing="off" w:after="160" w:afterAutospacing="off"/>
        <w:rPr>
          <w:rFonts w:ascii="Arial" w:hAnsi="Arial" w:eastAsia="Arial" w:cs="Arial"/>
          <w:b w:val="1"/>
          <w:bCs w:val="1"/>
        </w:rPr>
      </w:pPr>
      <w:r w:rsidRPr="238D70B0" w:rsidR="13AF0861">
        <w:rPr>
          <w:rFonts w:ascii="Arial" w:hAnsi="Arial" w:eastAsia="Arial" w:cs="Arial"/>
          <w:b w:val="1"/>
          <w:bCs w:val="1"/>
        </w:rPr>
        <w:t>Enzyme concentration</w:t>
      </w:r>
    </w:p>
    <w:p w:rsidRPr="00664495" w:rsidR="00683A17" w:rsidP="238D70B0" w:rsidRDefault="00283A1F" w14:paraId="193FBA30" w14:textId="464A78CF">
      <w:pPr>
        <w:spacing w:after="0"/>
        <w:ind w:left="0"/>
        <w:rPr>
          <w:rFonts w:ascii="Arial" w:hAnsi="Arial" w:eastAsia="Arial" w:cs="Arial"/>
          <w:b w:val="1"/>
          <w:bCs w:val="1"/>
        </w:rPr>
      </w:pPr>
      <w:r w:rsidRPr="238D70B0" w:rsidR="1266DC4C">
        <w:rPr>
          <w:rFonts w:ascii="Arial" w:hAnsi="Arial" w:eastAsia="Arial" w:cs="Arial"/>
          <w:b w:val="1"/>
          <w:bCs w:val="1"/>
        </w:rPr>
        <w:t xml:space="preserve">Table </w:t>
      </w:r>
      <w:r w:rsidRPr="238D70B0" w:rsidR="5F488432">
        <w:rPr>
          <w:rFonts w:ascii="Arial" w:hAnsi="Arial" w:eastAsia="Arial" w:cs="Arial"/>
          <w:b w:val="1"/>
          <w:bCs w:val="1"/>
        </w:rPr>
        <w:t>5</w:t>
      </w:r>
      <w:r w:rsidRPr="238D70B0" w:rsidR="1266DC4C">
        <w:rPr>
          <w:rFonts w:ascii="Arial" w:hAnsi="Arial" w:eastAsia="Arial" w:cs="Arial"/>
          <w:b w:val="1"/>
          <w:bCs w:val="1"/>
        </w:rPr>
        <w:t xml:space="preserve">.1:  Enzyme </w:t>
      </w:r>
      <w:r w:rsidRPr="238D70B0" w:rsidR="13AF0861">
        <w:rPr>
          <w:rFonts w:ascii="Arial" w:hAnsi="Arial" w:eastAsia="Arial" w:cs="Arial"/>
          <w:b w:val="1"/>
          <w:bCs w:val="1"/>
        </w:rPr>
        <w:t xml:space="preserve">Experimental </w:t>
      </w:r>
      <w:r w:rsidRPr="238D70B0" w:rsidR="28447CC8">
        <w:rPr>
          <w:rFonts w:ascii="Arial" w:hAnsi="Arial" w:eastAsia="Arial" w:cs="Arial"/>
          <w:b w:val="1"/>
          <w:bCs w:val="1"/>
        </w:rPr>
        <w:t>S</w:t>
      </w:r>
      <w:r w:rsidRPr="238D70B0" w:rsidR="13AF0861">
        <w:rPr>
          <w:rFonts w:ascii="Arial" w:hAnsi="Arial" w:eastAsia="Arial" w:cs="Arial"/>
          <w:b w:val="1"/>
          <w:bCs w:val="1"/>
        </w:rPr>
        <w:t>etup</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759"/>
        <w:gridCol w:w="1721"/>
        <w:gridCol w:w="1714"/>
        <w:gridCol w:w="1732"/>
        <w:gridCol w:w="1704"/>
      </w:tblGrid>
      <w:tr w:rsidRPr="00664495" w:rsidR="00683A17" w:rsidTr="238D70B0" w14:paraId="57C4BB36" w14:textId="77777777">
        <w:trPr>
          <w:jc w:val="center"/>
        </w:trPr>
        <w:tc>
          <w:tcPr>
            <w:tcW w:w="1771" w:type="dxa"/>
            <w:shd w:val="clear" w:color="auto" w:fill="auto"/>
            <w:tcMar/>
          </w:tcPr>
          <w:p w:rsidRPr="00664495" w:rsidR="00683A17" w:rsidP="238D70B0" w:rsidRDefault="00683A17" w14:paraId="3CD6721E" w14:textId="77777777">
            <w:pPr>
              <w:spacing w:after="0"/>
              <w:jc w:val="center"/>
              <w:rPr>
                <w:rFonts w:ascii="Arial" w:hAnsi="Arial" w:eastAsia="Arial" w:cs="Arial"/>
                <w:b w:val="1"/>
                <w:bCs w:val="1"/>
              </w:rPr>
            </w:pPr>
            <w:r w:rsidRPr="238D70B0" w:rsidR="13AF0861">
              <w:rPr>
                <w:rFonts w:ascii="Arial" w:hAnsi="Arial" w:eastAsia="Arial" w:cs="Arial"/>
                <w:b w:val="1"/>
                <w:bCs w:val="1"/>
              </w:rPr>
              <w:t>Concentration</w:t>
            </w:r>
          </w:p>
        </w:tc>
        <w:tc>
          <w:tcPr>
            <w:tcW w:w="1771" w:type="dxa"/>
            <w:shd w:val="clear" w:color="auto" w:fill="auto"/>
            <w:tcMar/>
          </w:tcPr>
          <w:p w:rsidRPr="00664495" w:rsidR="00683A17" w:rsidP="238D70B0" w:rsidRDefault="00683A17" w14:paraId="09E4C8F6" w14:textId="77777777">
            <w:pPr>
              <w:spacing w:after="0"/>
              <w:jc w:val="center"/>
              <w:rPr>
                <w:rFonts w:ascii="Arial" w:hAnsi="Arial" w:eastAsia="Arial" w:cs="Arial"/>
                <w:b w:val="1"/>
                <w:bCs w:val="1"/>
              </w:rPr>
            </w:pPr>
            <w:r w:rsidRPr="238D70B0" w:rsidR="13AF0861">
              <w:rPr>
                <w:rFonts w:ascii="Arial" w:hAnsi="Arial" w:eastAsia="Arial" w:cs="Arial"/>
                <w:b w:val="1"/>
                <w:bCs w:val="1"/>
              </w:rPr>
              <w:t>Distilled Water (ml)</w:t>
            </w:r>
          </w:p>
        </w:tc>
        <w:tc>
          <w:tcPr>
            <w:tcW w:w="1771" w:type="dxa"/>
            <w:shd w:val="clear" w:color="auto" w:fill="auto"/>
            <w:tcMar/>
          </w:tcPr>
          <w:p w:rsidRPr="00664495" w:rsidR="00683A17" w:rsidP="238D70B0" w:rsidRDefault="00683A17" w14:paraId="28FE339A" w14:textId="0806739C">
            <w:pPr>
              <w:spacing w:after="0"/>
              <w:jc w:val="center"/>
              <w:rPr>
                <w:rFonts w:ascii="Arial" w:hAnsi="Arial" w:eastAsia="Arial" w:cs="Arial"/>
                <w:b w:val="1"/>
                <w:bCs w:val="1"/>
              </w:rPr>
            </w:pPr>
            <w:r w:rsidRPr="238D70B0" w:rsidR="13AF0861">
              <w:rPr>
                <w:rFonts w:ascii="Arial" w:hAnsi="Arial" w:eastAsia="Arial" w:cs="Arial"/>
                <w:b w:val="1"/>
                <w:bCs w:val="1"/>
              </w:rPr>
              <w:t xml:space="preserve">Turnip </w:t>
            </w:r>
            <w:r w:rsidRPr="238D70B0" w:rsidR="70DB25CE">
              <w:rPr>
                <w:rFonts w:ascii="Arial" w:hAnsi="Arial" w:eastAsia="Arial" w:cs="Arial"/>
                <w:b w:val="1"/>
                <w:bCs w:val="1"/>
              </w:rPr>
              <w:t>E</w:t>
            </w:r>
            <w:r w:rsidRPr="238D70B0" w:rsidR="13AF0861">
              <w:rPr>
                <w:rFonts w:ascii="Arial" w:hAnsi="Arial" w:eastAsia="Arial" w:cs="Arial"/>
                <w:b w:val="1"/>
                <w:bCs w:val="1"/>
              </w:rPr>
              <w:t>xtract (ul)</w:t>
            </w:r>
          </w:p>
        </w:tc>
        <w:tc>
          <w:tcPr>
            <w:tcW w:w="1771" w:type="dxa"/>
            <w:shd w:val="clear" w:color="auto" w:fill="auto"/>
            <w:tcMar/>
          </w:tcPr>
          <w:p w:rsidRPr="00664495" w:rsidR="00683A17" w:rsidP="238D70B0" w:rsidRDefault="00683A17" w14:paraId="3B0E5132" w14:textId="6AC12089">
            <w:pPr>
              <w:spacing w:after="0"/>
              <w:jc w:val="center"/>
              <w:rPr>
                <w:rFonts w:ascii="Arial" w:hAnsi="Arial" w:eastAsia="Arial" w:cs="Arial"/>
                <w:b w:val="1"/>
                <w:bCs w:val="1"/>
              </w:rPr>
            </w:pPr>
            <w:r w:rsidRPr="238D70B0" w:rsidR="13AF0861">
              <w:rPr>
                <w:rFonts w:ascii="Arial" w:hAnsi="Arial" w:eastAsia="Arial" w:cs="Arial"/>
                <w:b w:val="1"/>
                <w:bCs w:val="1"/>
              </w:rPr>
              <w:t xml:space="preserve">Substrate </w:t>
            </w:r>
            <w:r w:rsidRPr="238D70B0" w:rsidR="4E50F47E">
              <w:rPr>
                <w:rFonts w:ascii="Arial" w:hAnsi="Arial" w:eastAsia="Arial" w:cs="Arial"/>
                <w:b w:val="1"/>
                <w:bCs w:val="1"/>
              </w:rPr>
              <w:t>M</w:t>
            </w:r>
            <w:r w:rsidRPr="238D70B0" w:rsidR="13AF0861">
              <w:rPr>
                <w:rFonts w:ascii="Arial" w:hAnsi="Arial" w:eastAsia="Arial" w:cs="Arial"/>
                <w:b w:val="1"/>
                <w:bCs w:val="1"/>
              </w:rPr>
              <w:t>ix (ul)</w:t>
            </w:r>
          </w:p>
        </w:tc>
        <w:tc>
          <w:tcPr>
            <w:tcW w:w="1772" w:type="dxa"/>
            <w:shd w:val="clear" w:color="auto" w:fill="auto"/>
            <w:tcMar/>
          </w:tcPr>
          <w:p w:rsidRPr="00664495" w:rsidR="00683A17" w:rsidP="238D70B0" w:rsidRDefault="00683A17" w14:paraId="2F4DB21F" w14:textId="77777777">
            <w:pPr>
              <w:spacing w:after="0"/>
              <w:jc w:val="center"/>
              <w:rPr>
                <w:rFonts w:ascii="Arial" w:hAnsi="Arial" w:eastAsia="Arial" w:cs="Arial"/>
                <w:b w:val="1"/>
                <w:bCs w:val="1"/>
              </w:rPr>
            </w:pPr>
            <w:r w:rsidRPr="238D70B0" w:rsidR="13AF0861">
              <w:rPr>
                <w:rFonts w:ascii="Arial" w:hAnsi="Arial" w:eastAsia="Arial" w:cs="Arial"/>
                <w:b w:val="1"/>
                <w:bCs w:val="1"/>
              </w:rPr>
              <w:t xml:space="preserve">Total </w:t>
            </w:r>
          </w:p>
          <w:p w:rsidRPr="00664495" w:rsidR="00683A17" w:rsidP="238D70B0" w:rsidRDefault="00683A17" w14:paraId="52B729A0" w14:textId="77777777">
            <w:pPr>
              <w:spacing w:after="0"/>
              <w:jc w:val="center"/>
              <w:rPr>
                <w:rFonts w:ascii="Arial" w:hAnsi="Arial" w:eastAsia="Arial" w:cs="Arial"/>
                <w:b w:val="1"/>
                <w:bCs w:val="1"/>
              </w:rPr>
            </w:pPr>
            <w:r w:rsidRPr="238D70B0" w:rsidR="13AF0861">
              <w:rPr>
                <w:rFonts w:ascii="Arial" w:hAnsi="Arial" w:eastAsia="Arial" w:cs="Arial"/>
                <w:b w:val="1"/>
                <w:bCs w:val="1"/>
              </w:rPr>
              <w:t>(ml)</w:t>
            </w:r>
          </w:p>
        </w:tc>
      </w:tr>
      <w:tr w:rsidRPr="00664495" w:rsidR="00683A17" w:rsidTr="238D70B0" w14:paraId="6D134CFF" w14:textId="77777777">
        <w:trPr>
          <w:jc w:val="center"/>
        </w:trPr>
        <w:tc>
          <w:tcPr>
            <w:tcW w:w="1771" w:type="dxa"/>
            <w:shd w:val="clear" w:color="auto" w:fill="auto"/>
            <w:tcMar/>
          </w:tcPr>
          <w:p w:rsidRPr="00664495" w:rsidR="00683A17" w:rsidP="238D70B0" w:rsidRDefault="00683A17" w14:paraId="314EE986" w14:textId="77777777">
            <w:pPr>
              <w:spacing w:after="0"/>
              <w:jc w:val="center"/>
              <w:rPr>
                <w:rFonts w:ascii="Arial" w:hAnsi="Arial" w:eastAsia="Arial" w:cs="Arial"/>
                <w:b w:val="1"/>
                <w:bCs w:val="1"/>
              </w:rPr>
            </w:pPr>
            <w:r w:rsidRPr="238D70B0" w:rsidR="13AF0861">
              <w:rPr>
                <w:rFonts w:ascii="Arial" w:hAnsi="Arial" w:eastAsia="Arial" w:cs="Arial"/>
                <w:b w:val="1"/>
                <w:bCs w:val="1"/>
              </w:rPr>
              <w:t>0.5 x</w:t>
            </w:r>
          </w:p>
        </w:tc>
        <w:tc>
          <w:tcPr>
            <w:tcW w:w="1771" w:type="dxa"/>
            <w:shd w:val="clear" w:color="auto" w:fill="auto"/>
            <w:tcMar/>
          </w:tcPr>
          <w:p w:rsidRPr="00664495" w:rsidR="00683A17" w:rsidP="238D70B0" w:rsidRDefault="00683A17" w14:paraId="3B618A87" w14:textId="77777777">
            <w:pPr>
              <w:spacing w:after="0"/>
              <w:jc w:val="center"/>
              <w:rPr>
                <w:rFonts w:ascii="Arial" w:hAnsi="Arial" w:eastAsia="Arial" w:cs="Arial"/>
              </w:rPr>
            </w:pPr>
            <w:r w:rsidRPr="238D70B0" w:rsidR="13AF0861">
              <w:rPr>
                <w:rFonts w:ascii="Arial" w:hAnsi="Arial" w:eastAsia="Arial" w:cs="Arial"/>
              </w:rPr>
              <w:t>2.4</w:t>
            </w:r>
          </w:p>
        </w:tc>
        <w:tc>
          <w:tcPr>
            <w:tcW w:w="1771" w:type="dxa"/>
            <w:shd w:val="clear" w:color="auto" w:fill="auto"/>
            <w:tcMar/>
          </w:tcPr>
          <w:p w:rsidRPr="00664495" w:rsidR="00683A17" w:rsidP="238D70B0" w:rsidRDefault="00683A17" w14:paraId="280C3682" w14:textId="77777777">
            <w:pPr>
              <w:spacing w:after="0"/>
              <w:jc w:val="center"/>
              <w:rPr>
                <w:rFonts w:ascii="Arial" w:hAnsi="Arial" w:eastAsia="Arial" w:cs="Arial"/>
              </w:rPr>
            </w:pPr>
            <w:r w:rsidRPr="238D70B0" w:rsidR="13AF0861">
              <w:rPr>
                <w:rFonts w:ascii="Arial" w:hAnsi="Arial" w:eastAsia="Arial" w:cs="Arial"/>
              </w:rPr>
              <w:t>200</w:t>
            </w:r>
          </w:p>
        </w:tc>
        <w:tc>
          <w:tcPr>
            <w:tcW w:w="1771" w:type="dxa"/>
            <w:shd w:val="clear" w:color="auto" w:fill="auto"/>
            <w:tcMar/>
          </w:tcPr>
          <w:p w:rsidRPr="00664495" w:rsidR="00683A17" w:rsidP="238D70B0" w:rsidRDefault="00683A17" w14:paraId="7793EE6B" w14:textId="77777777">
            <w:pPr>
              <w:spacing w:after="0"/>
              <w:jc w:val="center"/>
              <w:rPr>
                <w:rFonts w:ascii="Arial" w:hAnsi="Arial" w:eastAsia="Arial" w:cs="Arial"/>
              </w:rPr>
            </w:pPr>
            <w:r w:rsidRPr="238D70B0" w:rsidR="13AF0861">
              <w:rPr>
                <w:rFonts w:ascii="Arial" w:hAnsi="Arial" w:eastAsia="Arial" w:cs="Arial"/>
              </w:rPr>
              <w:t>400</w:t>
            </w:r>
          </w:p>
        </w:tc>
        <w:tc>
          <w:tcPr>
            <w:tcW w:w="1772" w:type="dxa"/>
            <w:shd w:val="clear" w:color="auto" w:fill="auto"/>
            <w:tcMar/>
          </w:tcPr>
          <w:p w:rsidRPr="00664495" w:rsidR="00683A17" w:rsidP="238D70B0" w:rsidRDefault="00683A17" w14:paraId="012E6CDF" w14:textId="77777777">
            <w:pPr>
              <w:spacing w:after="0"/>
              <w:jc w:val="center"/>
              <w:rPr>
                <w:rFonts w:ascii="Arial" w:hAnsi="Arial" w:eastAsia="Arial" w:cs="Arial"/>
              </w:rPr>
            </w:pPr>
            <w:r w:rsidRPr="238D70B0" w:rsidR="13AF0861">
              <w:rPr>
                <w:rFonts w:ascii="Arial" w:hAnsi="Arial" w:eastAsia="Arial" w:cs="Arial"/>
              </w:rPr>
              <w:t>3.0</w:t>
            </w:r>
          </w:p>
        </w:tc>
      </w:tr>
      <w:tr w:rsidRPr="00664495" w:rsidR="00683A17" w:rsidTr="238D70B0" w14:paraId="1D57E17A" w14:textId="77777777">
        <w:trPr>
          <w:jc w:val="center"/>
        </w:trPr>
        <w:tc>
          <w:tcPr>
            <w:tcW w:w="1771" w:type="dxa"/>
            <w:shd w:val="clear" w:color="auto" w:fill="auto"/>
            <w:tcMar/>
          </w:tcPr>
          <w:p w:rsidRPr="00664495" w:rsidR="00683A17" w:rsidP="238D70B0" w:rsidRDefault="00683A17" w14:paraId="187DD65D" w14:textId="77777777">
            <w:pPr>
              <w:spacing w:after="0"/>
              <w:jc w:val="center"/>
              <w:rPr>
                <w:rFonts w:ascii="Arial" w:hAnsi="Arial" w:eastAsia="Arial" w:cs="Arial"/>
                <w:b w:val="1"/>
                <w:bCs w:val="1"/>
              </w:rPr>
            </w:pPr>
            <w:r w:rsidRPr="238D70B0" w:rsidR="13AF0861">
              <w:rPr>
                <w:rFonts w:ascii="Arial" w:hAnsi="Arial" w:eastAsia="Arial" w:cs="Arial"/>
                <w:b w:val="1"/>
                <w:bCs w:val="1"/>
              </w:rPr>
              <w:t>1.0 x</w:t>
            </w:r>
          </w:p>
        </w:tc>
        <w:tc>
          <w:tcPr>
            <w:tcW w:w="1771" w:type="dxa"/>
            <w:shd w:val="clear" w:color="auto" w:fill="auto"/>
            <w:tcMar/>
          </w:tcPr>
          <w:p w:rsidRPr="00664495" w:rsidR="00683A17" w:rsidP="238D70B0" w:rsidRDefault="00683A17" w14:paraId="2E95793D" w14:textId="77777777">
            <w:pPr>
              <w:spacing w:after="0"/>
              <w:jc w:val="center"/>
              <w:rPr>
                <w:rFonts w:ascii="Arial" w:hAnsi="Arial" w:eastAsia="Arial" w:cs="Arial"/>
              </w:rPr>
            </w:pPr>
            <w:r w:rsidRPr="238D70B0" w:rsidR="13AF0861">
              <w:rPr>
                <w:rFonts w:ascii="Arial" w:hAnsi="Arial" w:eastAsia="Arial" w:cs="Arial"/>
              </w:rPr>
              <w:t>2.2</w:t>
            </w:r>
          </w:p>
        </w:tc>
        <w:tc>
          <w:tcPr>
            <w:tcW w:w="1771" w:type="dxa"/>
            <w:shd w:val="clear" w:color="auto" w:fill="auto"/>
            <w:tcMar/>
          </w:tcPr>
          <w:p w:rsidRPr="00664495" w:rsidR="00683A17" w:rsidP="238D70B0" w:rsidRDefault="00683A17" w14:paraId="3758EFA1" w14:textId="77777777">
            <w:pPr>
              <w:spacing w:after="0"/>
              <w:jc w:val="center"/>
              <w:rPr>
                <w:rFonts w:ascii="Arial" w:hAnsi="Arial" w:eastAsia="Arial" w:cs="Arial"/>
              </w:rPr>
            </w:pPr>
            <w:r w:rsidRPr="238D70B0" w:rsidR="13AF0861">
              <w:rPr>
                <w:rFonts w:ascii="Arial" w:hAnsi="Arial" w:eastAsia="Arial" w:cs="Arial"/>
              </w:rPr>
              <w:t>400</w:t>
            </w:r>
          </w:p>
        </w:tc>
        <w:tc>
          <w:tcPr>
            <w:tcW w:w="1771" w:type="dxa"/>
            <w:shd w:val="clear" w:color="auto" w:fill="auto"/>
            <w:tcMar/>
          </w:tcPr>
          <w:p w:rsidRPr="00664495" w:rsidR="00683A17" w:rsidP="238D70B0" w:rsidRDefault="00683A17" w14:paraId="69EDBE7D" w14:textId="77777777">
            <w:pPr>
              <w:spacing w:after="0"/>
              <w:jc w:val="center"/>
              <w:rPr>
                <w:rFonts w:ascii="Arial" w:hAnsi="Arial" w:eastAsia="Arial" w:cs="Arial"/>
              </w:rPr>
            </w:pPr>
            <w:r w:rsidRPr="238D70B0" w:rsidR="13AF0861">
              <w:rPr>
                <w:rFonts w:ascii="Arial" w:hAnsi="Arial" w:eastAsia="Arial" w:cs="Arial"/>
              </w:rPr>
              <w:t>400</w:t>
            </w:r>
          </w:p>
        </w:tc>
        <w:tc>
          <w:tcPr>
            <w:tcW w:w="1772" w:type="dxa"/>
            <w:shd w:val="clear" w:color="auto" w:fill="auto"/>
            <w:tcMar/>
          </w:tcPr>
          <w:p w:rsidRPr="00664495" w:rsidR="00683A17" w:rsidP="238D70B0" w:rsidRDefault="00683A17" w14:paraId="60B1BACB" w14:textId="77777777">
            <w:pPr>
              <w:spacing w:after="0"/>
              <w:jc w:val="center"/>
              <w:rPr>
                <w:rFonts w:ascii="Arial" w:hAnsi="Arial" w:eastAsia="Arial" w:cs="Arial"/>
              </w:rPr>
            </w:pPr>
            <w:r w:rsidRPr="238D70B0" w:rsidR="13AF0861">
              <w:rPr>
                <w:rFonts w:ascii="Arial" w:hAnsi="Arial" w:eastAsia="Arial" w:cs="Arial"/>
              </w:rPr>
              <w:t>3.0</w:t>
            </w:r>
          </w:p>
        </w:tc>
      </w:tr>
      <w:tr w:rsidRPr="00664495" w:rsidR="00683A17" w:rsidTr="238D70B0" w14:paraId="6834EA27" w14:textId="77777777">
        <w:trPr>
          <w:jc w:val="center"/>
        </w:trPr>
        <w:tc>
          <w:tcPr>
            <w:tcW w:w="1771" w:type="dxa"/>
            <w:shd w:val="clear" w:color="auto" w:fill="auto"/>
            <w:tcMar/>
          </w:tcPr>
          <w:p w:rsidRPr="00664495" w:rsidR="00683A17" w:rsidP="238D70B0" w:rsidRDefault="00683A17" w14:paraId="4F71D618" w14:textId="77777777">
            <w:pPr>
              <w:spacing w:after="0"/>
              <w:jc w:val="center"/>
              <w:rPr>
                <w:rFonts w:ascii="Arial" w:hAnsi="Arial" w:eastAsia="Arial" w:cs="Arial"/>
                <w:b w:val="1"/>
                <w:bCs w:val="1"/>
              </w:rPr>
            </w:pPr>
            <w:r w:rsidRPr="238D70B0" w:rsidR="13AF0861">
              <w:rPr>
                <w:rFonts w:ascii="Arial" w:hAnsi="Arial" w:eastAsia="Arial" w:cs="Arial"/>
                <w:b w:val="1"/>
                <w:bCs w:val="1"/>
              </w:rPr>
              <w:t>2.0 x</w:t>
            </w:r>
          </w:p>
        </w:tc>
        <w:tc>
          <w:tcPr>
            <w:tcW w:w="1771" w:type="dxa"/>
            <w:shd w:val="clear" w:color="auto" w:fill="auto"/>
            <w:tcMar/>
          </w:tcPr>
          <w:p w:rsidRPr="00664495" w:rsidR="00683A17" w:rsidP="238D70B0" w:rsidRDefault="00683A17" w14:paraId="5D2F2937" w14:textId="77777777">
            <w:pPr>
              <w:spacing w:after="0"/>
              <w:jc w:val="center"/>
              <w:rPr>
                <w:rFonts w:ascii="Arial" w:hAnsi="Arial" w:eastAsia="Arial" w:cs="Arial"/>
              </w:rPr>
            </w:pPr>
            <w:r w:rsidRPr="238D70B0" w:rsidR="13AF0861">
              <w:rPr>
                <w:rFonts w:ascii="Arial" w:hAnsi="Arial" w:eastAsia="Arial" w:cs="Arial"/>
              </w:rPr>
              <w:t>1.8</w:t>
            </w:r>
          </w:p>
        </w:tc>
        <w:tc>
          <w:tcPr>
            <w:tcW w:w="1771" w:type="dxa"/>
            <w:shd w:val="clear" w:color="auto" w:fill="auto"/>
            <w:tcMar/>
          </w:tcPr>
          <w:p w:rsidRPr="00664495" w:rsidR="00683A17" w:rsidP="238D70B0" w:rsidRDefault="00683A17" w14:paraId="754CFC4B" w14:textId="77777777">
            <w:pPr>
              <w:spacing w:after="0"/>
              <w:jc w:val="center"/>
              <w:rPr>
                <w:rFonts w:ascii="Arial" w:hAnsi="Arial" w:eastAsia="Arial" w:cs="Arial"/>
              </w:rPr>
            </w:pPr>
            <w:r w:rsidRPr="238D70B0" w:rsidR="13AF0861">
              <w:rPr>
                <w:rFonts w:ascii="Arial" w:hAnsi="Arial" w:eastAsia="Arial" w:cs="Arial"/>
              </w:rPr>
              <w:t>800</w:t>
            </w:r>
          </w:p>
        </w:tc>
        <w:tc>
          <w:tcPr>
            <w:tcW w:w="1771" w:type="dxa"/>
            <w:shd w:val="clear" w:color="auto" w:fill="auto"/>
            <w:tcMar/>
          </w:tcPr>
          <w:p w:rsidRPr="00664495" w:rsidR="00683A17" w:rsidP="238D70B0" w:rsidRDefault="00683A17" w14:paraId="2577B6DE" w14:textId="77777777">
            <w:pPr>
              <w:spacing w:after="0"/>
              <w:jc w:val="center"/>
              <w:rPr>
                <w:rFonts w:ascii="Arial" w:hAnsi="Arial" w:eastAsia="Arial" w:cs="Arial"/>
              </w:rPr>
            </w:pPr>
            <w:r w:rsidRPr="238D70B0" w:rsidR="13AF0861">
              <w:rPr>
                <w:rFonts w:ascii="Arial" w:hAnsi="Arial" w:eastAsia="Arial" w:cs="Arial"/>
              </w:rPr>
              <w:t>400</w:t>
            </w:r>
          </w:p>
        </w:tc>
        <w:tc>
          <w:tcPr>
            <w:tcW w:w="1772" w:type="dxa"/>
            <w:shd w:val="clear" w:color="auto" w:fill="auto"/>
            <w:tcMar/>
          </w:tcPr>
          <w:p w:rsidRPr="00664495" w:rsidR="00683A17" w:rsidP="238D70B0" w:rsidRDefault="00683A17" w14:paraId="7CAF3298" w14:textId="77777777">
            <w:pPr>
              <w:spacing w:after="0"/>
              <w:jc w:val="center"/>
              <w:rPr>
                <w:rFonts w:ascii="Arial" w:hAnsi="Arial" w:eastAsia="Arial" w:cs="Arial"/>
              </w:rPr>
            </w:pPr>
            <w:r w:rsidRPr="238D70B0" w:rsidR="13AF0861">
              <w:rPr>
                <w:rFonts w:ascii="Arial" w:hAnsi="Arial" w:eastAsia="Arial" w:cs="Arial"/>
              </w:rPr>
              <w:t>3.0</w:t>
            </w:r>
          </w:p>
        </w:tc>
      </w:tr>
    </w:tbl>
    <w:p w:rsidRPr="00664495" w:rsidR="00683A17" w:rsidP="238D70B0" w:rsidRDefault="00683A17" w14:paraId="5107BA9A" w14:textId="77777777">
      <w:pPr>
        <w:spacing w:after="0"/>
        <w:ind w:left="720"/>
        <w:rPr>
          <w:rFonts w:ascii="Arial" w:hAnsi="Arial" w:eastAsia="Arial" w:cs="Arial"/>
          <w:sz w:val="12"/>
          <w:szCs w:val="12"/>
        </w:rPr>
      </w:pPr>
    </w:p>
    <w:p w:rsidRPr="00664495" w:rsidR="009B3D46" w:rsidP="238D70B0" w:rsidRDefault="009B3D46" w14:paraId="308E7705" w14:textId="6920A21E">
      <w:pPr>
        <w:numPr>
          <w:ilvl w:val="0"/>
          <w:numId w:val="5"/>
        </w:numPr>
        <w:spacing w:after="0"/>
        <w:rPr>
          <w:rFonts w:ascii="Arial" w:hAnsi="Arial" w:eastAsia="Arial" w:cs="Arial"/>
        </w:rPr>
      </w:pPr>
      <w:r w:rsidRPr="238D70B0" w:rsidR="34795D19">
        <w:rPr>
          <w:rFonts w:ascii="Arial" w:hAnsi="Arial" w:eastAsia="Arial" w:cs="Arial"/>
        </w:rPr>
        <w:t>From</w:t>
      </w:r>
      <w:r w:rsidRPr="238D70B0" w:rsidR="67ABE49A">
        <w:rPr>
          <w:rFonts w:ascii="Arial" w:hAnsi="Arial" w:eastAsia="Arial" w:cs="Arial"/>
        </w:rPr>
        <w:t xml:space="preserve"> now on, you do not have to reset the time.</w:t>
      </w:r>
    </w:p>
    <w:p w:rsidRPr="00664495" w:rsidR="009B3D46" w:rsidP="238D70B0" w:rsidRDefault="009B3D46" w14:paraId="6478C2D2" w14:textId="2ECB5FF2">
      <w:pPr>
        <w:numPr>
          <w:ilvl w:val="0"/>
          <w:numId w:val="5"/>
        </w:numPr>
        <w:spacing w:after="0"/>
        <w:rPr>
          <w:rFonts w:ascii="Arial" w:hAnsi="Arial" w:eastAsia="Arial" w:cs="Arial"/>
        </w:rPr>
      </w:pPr>
      <w:r w:rsidRPr="238D70B0" w:rsidR="7554EA28">
        <w:rPr>
          <w:rFonts w:ascii="Arial" w:hAnsi="Arial" w:eastAsia="Arial" w:cs="Arial"/>
        </w:rPr>
        <w:t xml:space="preserve">Add the proper amount of distilled water and Turnip extract as is </w:t>
      </w:r>
      <w:r w:rsidRPr="238D70B0" w:rsidR="7459CE76">
        <w:rPr>
          <w:rFonts w:ascii="Arial" w:hAnsi="Arial" w:eastAsia="Arial" w:cs="Arial"/>
        </w:rPr>
        <w:t>shown</w:t>
      </w:r>
      <w:r w:rsidRPr="238D70B0" w:rsidR="7554EA28">
        <w:rPr>
          <w:rFonts w:ascii="Arial" w:hAnsi="Arial" w:eastAsia="Arial" w:cs="Arial"/>
        </w:rPr>
        <w:t xml:space="preserve"> in the table above.</w:t>
      </w:r>
    </w:p>
    <w:p w:rsidRPr="00664495" w:rsidR="009B3D46" w:rsidP="238D70B0" w:rsidRDefault="009B3D46" w14:paraId="07D6E17D" w14:textId="77777777">
      <w:pPr>
        <w:numPr>
          <w:ilvl w:val="0"/>
          <w:numId w:val="5"/>
        </w:numPr>
        <w:spacing w:after="0"/>
        <w:rPr>
          <w:rFonts w:ascii="Arial" w:hAnsi="Arial" w:eastAsia="Arial" w:cs="Arial"/>
        </w:rPr>
      </w:pPr>
      <w:r w:rsidRPr="238D70B0" w:rsidR="7554EA28">
        <w:rPr>
          <w:rFonts w:ascii="Arial" w:hAnsi="Arial" w:eastAsia="Arial" w:cs="Arial"/>
        </w:rPr>
        <w:t>Calibrate</w:t>
      </w:r>
      <w:ins w:author="Sean" w:date="2019-07-29T16:59:00Z" w16du:dateUtc="2019-07-29T16:59:00Z" w:id="555836835">
        <w:r w:rsidRPr="238D70B0" w:rsidR="476F796C">
          <w:rPr>
            <w:rFonts w:ascii="Arial" w:hAnsi="Arial" w:eastAsia="Arial" w:cs="Arial"/>
          </w:rPr>
          <w:t xml:space="preserve"> the spectrophotometer using the methods outlined previously</w:t>
        </w:r>
      </w:ins>
    </w:p>
    <w:p w:rsidRPr="00664495" w:rsidR="009B3D46" w:rsidP="238D70B0" w:rsidRDefault="009B3D46" w14:paraId="59951ACD" w14:textId="77777777">
      <w:pPr>
        <w:numPr>
          <w:ilvl w:val="0"/>
          <w:numId w:val="5"/>
        </w:numPr>
        <w:spacing w:after="0"/>
        <w:rPr>
          <w:rFonts w:ascii="Arial" w:hAnsi="Arial" w:eastAsia="Arial" w:cs="Arial"/>
        </w:rPr>
      </w:pPr>
      <w:r w:rsidRPr="238D70B0" w:rsidR="7554EA28">
        <w:rPr>
          <w:rFonts w:ascii="Arial" w:hAnsi="Arial" w:eastAsia="Arial" w:cs="Arial"/>
        </w:rPr>
        <w:t>Add the proper amount of substrate for the run you need to run.</w:t>
      </w:r>
    </w:p>
    <w:p w:rsidRPr="00664495" w:rsidR="009B3D46" w:rsidP="238D70B0" w:rsidRDefault="009B3D46" w14:paraId="4832129F" w14:textId="77777777">
      <w:pPr>
        <w:numPr>
          <w:ilvl w:val="0"/>
          <w:numId w:val="5"/>
        </w:numPr>
        <w:spacing w:after="0"/>
        <w:rPr>
          <w:rFonts w:ascii="Arial" w:hAnsi="Arial" w:eastAsia="Arial" w:cs="Arial"/>
        </w:rPr>
      </w:pPr>
      <w:r w:rsidRPr="238D70B0" w:rsidR="7554EA28">
        <w:rPr>
          <w:rFonts w:ascii="Arial" w:hAnsi="Arial" w:eastAsia="Arial" w:cs="Arial"/>
        </w:rPr>
        <w:t xml:space="preserve">Close the lid </w:t>
      </w:r>
      <w:bookmarkStart w:name="_Int_b0Um7zI0" w:id="1883450174"/>
      <w:r w:rsidRPr="238D70B0" w:rsidR="7554EA28">
        <w:rPr>
          <w:rFonts w:ascii="Arial" w:hAnsi="Arial" w:eastAsia="Arial" w:cs="Arial"/>
        </w:rPr>
        <w:t>immediately</w:t>
      </w:r>
      <w:bookmarkEnd w:id="1883450174"/>
      <w:r w:rsidRPr="238D70B0" w:rsidR="7554EA28">
        <w:rPr>
          <w:rFonts w:ascii="Arial" w:hAnsi="Arial" w:eastAsia="Arial" w:cs="Arial"/>
        </w:rPr>
        <w:t xml:space="preserve"> and hit the collect button (The green button at the right of the top bar)</w:t>
      </w:r>
    </w:p>
    <w:p w:rsidRPr="00664495" w:rsidR="009B3D46" w:rsidP="238D70B0" w:rsidRDefault="009B3D46" w14:paraId="44014A08" w14:textId="77777777">
      <w:pPr>
        <w:numPr>
          <w:ilvl w:val="0"/>
          <w:numId w:val="6"/>
        </w:numPr>
        <w:spacing w:after="0" w:line="240" w:lineRule="auto"/>
        <w:ind w:left="1440"/>
        <w:rPr>
          <w:rFonts w:ascii="Arial" w:hAnsi="Arial" w:eastAsia="Arial" w:cs="Arial"/>
        </w:rPr>
      </w:pPr>
      <w:r w:rsidRPr="238D70B0" w:rsidR="7554EA28">
        <w:rPr>
          <w:rFonts w:ascii="Arial" w:hAnsi="Arial" w:eastAsia="Arial" w:cs="Arial"/>
        </w:rPr>
        <w:t xml:space="preserve">Record the data from your </w:t>
      </w:r>
      <w:r w:rsidRPr="238D70B0" w:rsidR="7F86A3DD">
        <w:rPr>
          <w:rFonts w:ascii="Arial" w:hAnsi="Arial" w:eastAsia="Arial" w:cs="Arial"/>
        </w:rPr>
        <w:t>enzyme concentration</w:t>
      </w:r>
      <w:r w:rsidRPr="238D70B0" w:rsidR="68428D5D">
        <w:rPr>
          <w:rFonts w:ascii="Arial" w:hAnsi="Arial" w:eastAsia="Arial" w:cs="Arial"/>
        </w:rPr>
        <w:t xml:space="preserve"> experiment in </w:t>
      </w:r>
      <w:r w:rsidRPr="238D70B0" w:rsidR="7554EA28">
        <w:rPr>
          <w:rFonts w:ascii="Arial" w:hAnsi="Arial" w:eastAsia="Arial" w:cs="Arial"/>
        </w:rPr>
        <w:t xml:space="preserve">table </w:t>
      </w:r>
      <w:r w:rsidRPr="238D70B0" w:rsidR="68428D5D">
        <w:rPr>
          <w:rFonts w:ascii="Arial" w:hAnsi="Arial" w:eastAsia="Arial" w:cs="Arial"/>
        </w:rPr>
        <w:t>3 of the Results section.</w:t>
      </w:r>
    </w:p>
    <w:p w:rsidRPr="00664495" w:rsidR="009B3D46" w:rsidP="238D70B0" w:rsidRDefault="009B3D46" w14:paraId="008200CF" w14:textId="77777777">
      <w:pPr>
        <w:numPr>
          <w:ilvl w:val="0"/>
          <w:numId w:val="9"/>
        </w:numPr>
        <w:spacing w:before="240"/>
        <w:rPr>
          <w:rFonts w:ascii="Arial" w:hAnsi="Arial" w:eastAsia="Arial" w:cs="Arial"/>
          <w:b w:val="1"/>
          <w:bCs w:val="1"/>
        </w:rPr>
      </w:pPr>
      <w:r w:rsidRPr="238D70B0" w:rsidR="7554EA28">
        <w:rPr>
          <w:rFonts w:ascii="Arial" w:hAnsi="Arial" w:eastAsia="Arial" w:cs="Arial"/>
          <w:b w:val="1"/>
          <w:bCs w:val="1"/>
        </w:rPr>
        <w:t>Substrate Concentration</w:t>
      </w:r>
    </w:p>
    <w:p w:rsidRPr="00664495" w:rsidR="00283A1F" w:rsidP="238D70B0" w:rsidRDefault="00283A1F" w14:paraId="1665A7E5" w14:textId="5B0FB68A">
      <w:pPr>
        <w:ind w:left="0"/>
        <w:rPr>
          <w:rFonts w:ascii="Arial" w:hAnsi="Arial" w:eastAsia="Arial" w:cs="Arial"/>
          <w:b w:val="1"/>
          <w:bCs w:val="1"/>
        </w:rPr>
      </w:pPr>
      <w:r w:rsidRPr="238D70B0" w:rsidR="1266DC4C">
        <w:rPr>
          <w:rFonts w:ascii="Arial" w:hAnsi="Arial" w:eastAsia="Arial" w:cs="Arial"/>
          <w:b w:val="1"/>
          <w:bCs w:val="1"/>
        </w:rPr>
        <w:t xml:space="preserve">Table </w:t>
      </w:r>
      <w:r w:rsidRPr="238D70B0" w:rsidR="0BF13A9C">
        <w:rPr>
          <w:rFonts w:ascii="Arial" w:hAnsi="Arial" w:eastAsia="Arial" w:cs="Arial"/>
          <w:b w:val="1"/>
          <w:bCs w:val="1"/>
        </w:rPr>
        <w:t>5</w:t>
      </w:r>
      <w:r w:rsidRPr="238D70B0" w:rsidR="1266DC4C">
        <w:rPr>
          <w:rFonts w:ascii="Arial" w:hAnsi="Arial" w:eastAsia="Arial" w:cs="Arial"/>
          <w:b w:val="1"/>
          <w:bCs w:val="1"/>
        </w:rPr>
        <w:t xml:space="preserve">.2:  Substrate Experimental </w:t>
      </w:r>
      <w:r w:rsidRPr="238D70B0" w:rsidR="6A02D964">
        <w:rPr>
          <w:rFonts w:ascii="Arial" w:hAnsi="Arial" w:eastAsia="Arial" w:cs="Arial"/>
          <w:b w:val="1"/>
          <w:bCs w:val="1"/>
        </w:rPr>
        <w:t>S</w:t>
      </w:r>
      <w:r w:rsidRPr="238D70B0" w:rsidR="1266DC4C">
        <w:rPr>
          <w:rFonts w:ascii="Arial" w:hAnsi="Arial" w:eastAsia="Arial" w:cs="Arial"/>
          <w:b w:val="1"/>
          <w:bCs w:val="1"/>
        </w:rPr>
        <w:t>etup</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759"/>
        <w:gridCol w:w="1721"/>
        <w:gridCol w:w="1714"/>
        <w:gridCol w:w="1732"/>
        <w:gridCol w:w="1704"/>
      </w:tblGrid>
      <w:tr w:rsidRPr="00664495" w:rsidR="009B3D46" w:rsidTr="238D70B0" w14:paraId="5EAFF1A5" w14:textId="77777777">
        <w:trPr>
          <w:jc w:val="center"/>
        </w:trPr>
        <w:tc>
          <w:tcPr>
            <w:tcW w:w="1771" w:type="dxa"/>
            <w:shd w:val="clear" w:color="auto" w:fill="auto"/>
            <w:tcMar/>
          </w:tcPr>
          <w:p w:rsidRPr="00664495" w:rsidR="009B3D46" w:rsidP="238D70B0" w:rsidRDefault="009B3D46" w14:paraId="54E6B37D" w14:textId="77777777">
            <w:pPr>
              <w:spacing w:after="0"/>
              <w:jc w:val="center"/>
              <w:rPr>
                <w:rFonts w:ascii="Arial" w:hAnsi="Arial" w:eastAsia="Arial" w:cs="Arial"/>
                <w:b w:val="1"/>
                <w:bCs w:val="1"/>
              </w:rPr>
            </w:pPr>
            <w:r w:rsidRPr="238D70B0" w:rsidR="7554EA28">
              <w:rPr>
                <w:rFonts w:ascii="Arial" w:hAnsi="Arial" w:eastAsia="Arial" w:cs="Arial"/>
                <w:b w:val="1"/>
                <w:bCs w:val="1"/>
              </w:rPr>
              <w:t>Concentration</w:t>
            </w:r>
          </w:p>
        </w:tc>
        <w:tc>
          <w:tcPr>
            <w:tcW w:w="1771" w:type="dxa"/>
            <w:shd w:val="clear" w:color="auto" w:fill="auto"/>
            <w:tcMar/>
          </w:tcPr>
          <w:p w:rsidRPr="00664495" w:rsidR="009B3D46" w:rsidP="238D70B0" w:rsidRDefault="009B3D46" w14:paraId="3180A9B3" w14:textId="77777777">
            <w:pPr>
              <w:spacing w:after="0"/>
              <w:jc w:val="center"/>
              <w:rPr>
                <w:rFonts w:ascii="Arial" w:hAnsi="Arial" w:eastAsia="Arial" w:cs="Arial"/>
                <w:b w:val="1"/>
                <w:bCs w:val="1"/>
              </w:rPr>
            </w:pPr>
            <w:r w:rsidRPr="238D70B0" w:rsidR="7554EA28">
              <w:rPr>
                <w:rFonts w:ascii="Arial" w:hAnsi="Arial" w:eastAsia="Arial" w:cs="Arial"/>
                <w:b w:val="1"/>
                <w:bCs w:val="1"/>
              </w:rPr>
              <w:t>Distilled Water (ml)</w:t>
            </w:r>
          </w:p>
        </w:tc>
        <w:tc>
          <w:tcPr>
            <w:tcW w:w="1771" w:type="dxa"/>
            <w:shd w:val="clear" w:color="auto" w:fill="auto"/>
            <w:tcMar/>
          </w:tcPr>
          <w:p w:rsidRPr="00664495" w:rsidR="009B3D46" w:rsidP="238D70B0" w:rsidRDefault="009B3D46" w14:paraId="2FFB0DBF" w14:textId="23080CC3">
            <w:pPr>
              <w:spacing w:after="0"/>
              <w:jc w:val="center"/>
              <w:rPr>
                <w:rFonts w:ascii="Arial" w:hAnsi="Arial" w:eastAsia="Arial" w:cs="Arial"/>
                <w:b w:val="1"/>
                <w:bCs w:val="1"/>
              </w:rPr>
            </w:pPr>
            <w:r w:rsidRPr="238D70B0" w:rsidR="7554EA28">
              <w:rPr>
                <w:rFonts w:ascii="Arial" w:hAnsi="Arial" w:eastAsia="Arial" w:cs="Arial"/>
                <w:b w:val="1"/>
                <w:bCs w:val="1"/>
              </w:rPr>
              <w:t xml:space="preserve">Turnip </w:t>
            </w:r>
            <w:r w:rsidRPr="238D70B0" w:rsidR="3C8EF74E">
              <w:rPr>
                <w:rFonts w:ascii="Arial" w:hAnsi="Arial" w:eastAsia="Arial" w:cs="Arial"/>
                <w:b w:val="1"/>
                <w:bCs w:val="1"/>
              </w:rPr>
              <w:t>E</w:t>
            </w:r>
            <w:r w:rsidRPr="238D70B0" w:rsidR="7554EA28">
              <w:rPr>
                <w:rFonts w:ascii="Arial" w:hAnsi="Arial" w:eastAsia="Arial" w:cs="Arial"/>
                <w:b w:val="1"/>
                <w:bCs w:val="1"/>
              </w:rPr>
              <w:t>xtract (ul)</w:t>
            </w:r>
          </w:p>
        </w:tc>
        <w:tc>
          <w:tcPr>
            <w:tcW w:w="1771" w:type="dxa"/>
            <w:shd w:val="clear" w:color="auto" w:fill="auto"/>
            <w:tcMar/>
          </w:tcPr>
          <w:p w:rsidRPr="00664495" w:rsidR="009B3D46" w:rsidP="238D70B0" w:rsidRDefault="009B3D46" w14:paraId="4D4B2A6F" w14:textId="786536A9">
            <w:pPr>
              <w:spacing w:after="0"/>
              <w:jc w:val="center"/>
              <w:rPr>
                <w:rFonts w:ascii="Arial" w:hAnsi="Arial" w:eastAsia="Arial" w:cs="Arial"/>
                <w:b w:val="1"/>
                <w:bCs w:val="1"/>
              </w:rPr>
            </w:pPr>
            <w:r w:rsidRPr="238D70B0" w:rsidR="7554EA28">
              <w:rPr>
                <w:rFonts w:ascii="Arial" w:hAnsi="Arial" w:eastAsia="Arial" w:cs="Arial"/>
                <w:b w:val="1"/>
                <w:bCs w:val="1"/>
              </w:rPr>
              <w:t xml:space="preserve">Substrate </w:t>
            </w:r>
            <w:r w:rsidRPr="238D70B0" w:rsidR="4EE0001C">
              <w:rPr>
                <w:rFonts w:ascii="Arial" w:hAnsi="Arial" w:eastAsia="Arial" w:cs="Arial"/>
                <w:b w:val="1"/>
                <w:bCs w:val="1"/>
              </w:rPr>
              <w:t>M</w:t>
            </w:r>
            <w:r w:rsidRPr="238D70B0" w:rsidR="7554EA28">
              <w:rPr>
                <w:rFonts w:ascii="Arial" w:hAnsi="Arial" w:eastAsia="Arial" w:cs="Arial"/>
                <w:b w:val="1"/>
                <w:bCs w:val="1"/>
              </w:rPr>
              <w:t>ix (ul)</w:t>
            </w:r>
          </w:p>
        </w:tc>
        <w:tc>
          <w:tcPr>
            <w:tcW w:w="1772" w:type="dxa"/>
            <w:shd w:val="clear" w:color="auto" w:fill="auto"/>
            <w:tcMar/>
          </w:tcPr>
          <w:p w:rsidRPr="00664495" w:rsidR="009B3D46" w:rsidP="238D70B0" w:rsidRDefault="009B3D46" w14:paraId="57A7BA31" w14:textId="77777777">
            <w:pPr>
              <w:spacing w:after="0"/>
              <w:jc w:val="center"/>
              <w:rPr>
                <w:rFonts w:ascii="Arial" w:hAnsi="Arial" w:eastAsia="Arial" w:cs="Arial"/>
                <w:b w:val="1"/>
                <w:bCs w:val="1"/>
              </w:rPr>
            </w:pPr>
            <w:r w:rsidRPr="238D70B0" w:rsidR="7554EA28">
              <w:rPr>
                <w:rFonts w:ascii="Arial" w:hAnsi="Arial" w:eastAsia="Arial" w:cs="Arial"/>
                <w:b w:val="1"/>
                <w:bCs w:val="1"/>
              </w:rPr>
              <w:t xml:space="preserve">Total </w:t>
            </w:r>
          </w:p>
          <w:p w:rsidRPr="00664495" w:rsidR="009B3D46" w:rsidP="238D70B0" w:rsidRDefault="009B3D46" w14:paraId="589EC9C8" w14:textId="77777777">
            <w:pPr>
              <w:spacing w:after="0"/>
              <w:jc w:val="center"/>
              <w:rPr>
                <w:rFonts w:ascii="Arial" w:hAnsi="Arial" w:eastAsia="Arial" w:cs="Arial"/>
                <w:b w:val="1"/>
                <w:bCs w:val="1"/>
              </w:rPr>
            </w:pPr>
            <w:r w:rsidRPr="238D70B0" w:rsidR="7554EA28">
              <w:rPr>
                <w:rFonts w:ascii="Arial" w:hAnsi="Arial" w:eastAsia="Arial" w:cs="Arial"/>
                <w:b w:val="1"/>
                <w:bCs w:val="1"/>
              </w:rPr>
              <w:t>(ml)</w:t>
            </w:r>
          </w:p>
        </w:tc>
      </w:tr>
      <w:tr w:rsidRPr="00664495" w:rsidR="009B3D46" w:rsidTr="238D70B0" w14:paraId="3E5B398E" w14:textId="77777777">
        <w:trPr>
          <w:jc w:val="center"/>
        </w:trPr>
        <w:tc>
          <w:tcPr>
            <w:tcW w:w="1771" w:type="dxa"/>
            <w:shd w:val="clear" w:color="auto" w:fill="auto"/>
            <w:tcMar/>
          </w:tcPr>
          <w:p w:rsidRPr="00664495" w:rsidR="009B3D46" w:rsidP="238D70B0" w:rsidRDefault="009B3D46" w14:paraId="1ED627AD" w14:textId="77777777">
            <w:pPr>
              <w:spacing w:after="0"/>
              <w:jc w:val="center"/>
              <w:rPr>
                <w:rFonts w:ascii="Arial" w:hAnsi="Arial" w:eastAsia="Arial" w:cs="Arial"/>
                <w:b w:val="1"/>
                <w:bCs w:val="1"/>
              </w:rPr>
            </w:pPr>
            <w:r w:rsidRPr="238D70B0" w:rsidR="7554EA28">
              <w:rPr>
                <w:rFonts w:ascii="Arial" w:hAnsi="Arial" w:eastAsia="Arial" w:cs="Arial"/>
                <w:b w:val="1"/>
                <w:bCs w:val="1"/>
              </w:rPr>
              <w:t>0.5 x</w:t>
            </w:r>
          </w:p>
        </w:tc>
        <w:tc>
          <w:tcPr>
            <w:tcW w:w="1771" w:type="dxa"/>
            <w:shd w:val="clear" w:color="auto" w:fill="auto"/>
            <w:tcMar/>
          </w:tcPr>
          <w:p w:rsidRPr="00664495" w:rsidR="009B3D46" w:rsidP="238D70B0" w:rsidRDefault="009B3D46" w14:paraId="18BCDE6F" w14:textId="77777777">
            <w:pPr>
              <w:spacing w:after="0"/>
              <w:jc w:val="center"/>
              <w:rPr>
                <w:rFonts w:ascii="Arial" w:hAnsi="Arial" w:eastAsia="Arial" w:cs="Arial"/>
              </w:rPr>
            </w:pPr>
            <w:r w:rsidRPr="238D70B0" w:rsidR="7554EA28">
              <w:rPr>
                <w:rFonts w:ascii="Arial" w:hAnsi="Arial" w:eastAsia="Arial" w:cs="Arial"/>
              </w:rPr>
              <w:t>2.4</w:t>
            </w:r>
          </w:p>
        </w:tc>
        <w:tc>
          <w:tcPr>
            <w:tcW w:w="1771" w:type="dxa"/>
            <w:shd w:val="clear" w:color="auto" w:fill="auto"/>
            <w:tcMar/>
          </w:tcPr>
          <w:p w:rsidRPr="00664495" w:rsidR="009B3D46" w:rsidP="238D70B0" w:rsidRDefault="009B3D46" w14:paraId="20ADFFD9" w14:textId="77777777">
            <w:pPr>
              <w:spacing w:after="0"/>
              <w:jc w:val="center"/>
              <w:rPr>
                <w:rFonts w:ascii="Arial" w:hAnsi="Arial" w:eastAsia="Arial" w:cs="Arial"/>
              </w:rPr>
            </w:pPr>
            <w:r w:rsidRPr="238D70B0" w:rsidR="7554EA28">
              <w:rPr>
                <w:rFonts w:ascii="Arial" w:hAnsi="Arial" w:eastAsia="Arial" w:cs="Arial"/>
              </w:rPr>
              <w:t>400</w:t>
            </w:r>
          </w:p>
        </w:tc>
        <w:tc>
          <w:tcPr>
            <w:tcW w:w="1771" w:type="dxa"/>
            <w:shd w:val="clear" w:color="auto" w:fill="auto"/>
            <w:tcMar/>
          </w:tcPr>
          <w:p w:rsidRPr="00664495" w:rsidR="009B3D46" w:rsidP="238D70B0" w:rsidRDefault="009B3D46" w14:paraId="4E3CF229" w14:textId="77777777">
            <w:pPr>
              <w:spacing w:after="0"/>
              <w:jc w:val="center"/>
              <w:rPr>
                <w:rFonts w:ascii="Arial" w:hAnsi="Arial" w:eastAsia="Arial" w:cs="Arial"/>
              </w:rPr>
            </w:pPr>
          </w:p>
        </w:tc>
        <w:tc>
          <w:tcPr>
            <w:tcW w:w="1772" w:type="dxa"/>
            <w:shd w:val="clear" w:color="auto" w:fill="auto"/>
            <w:tcMar/>
          </w:tcPr>
          <w:p w:rsidRPr="00664495" w:rsidR="009B3D46" w:rsidP="238D70B0" w:rsidRDefault="009B3D46" w14:paraId="1322EFEE" w14:textId="77777777">
            <w:pPr>
              <w:spacing w:after="0"/>
              <w:jc w:val="center"/>
              <w:rPr>
                <w:rFonts w:ascii="Arial" w:hAnsi="Arial" w:eastAsia="Arial" w:cs="Arial"/>
              </w:rPr>
            </w:pPr>
            <w:r w:rsidRPr="238D70B0" w:rsidR="7554EA28">
              <w:rPr>
                <w:rFonts w:ascii="Arial" w:hAnsi="Arial" w:eastAsia="Arial" w:cs="Arial"/>
              </w:rPr>
              <w:t>3.0</w:t>
            </w:r>
          </w:p>
        </w:tc>
      </w:tr>
      <w:tr w:rsidRPr="00664495" w:rsidR="009B3D46" w:rsidTr="238D70B0" w14:paraId="51802172" w14:textId="77777777">
        <w:trPr>
          <w:jc w:val="center"/>
        </w:trPr>
        <w:tc>
          <w:tcPr>
            <w:tcW w:w="1771" w:type="dxa"/>
            <w:shd w:val="clear" w:color="auto" w:fill="auto"/>
            <w:tcMar/>
          </w:tcPr>
          <w:p w:rsidRPr="00664495" w:rsidR="009B3D46" w:rsidP="238D70B0" w:rsidRDefault="009B3D46" w14:paraId="4CBBC9FD" w14:textId="77777777">
            <w:pPr>
              <w:spacing w:after="0"/>
              <w:jc w:val="center"/>
              <w:rPr>
                <w:rFonts w:ascii="Arial" w:hAnsi="Arial" w:eastAsia="Arial" w:cs="Arial"/>
                <w:b w:val="1"/>
                <w:bCs w:val="1"/>
              </w:rPr>
            </w:pPr>
            <w:r w:rsidRPr="238D70B0" w:rsidR="7554EA28">
              <w:rPr>
                <w:rFonts w:ascii="Arial" w:hAnsi="Arial" w:eastAsia="Arial" w:cs="Arial"/>
                <w:b w:val="1"/>
                <w:bCs w:val="1"/>
              </w:rPr>
              <w:t>1.0 x</w:t>
            </w:r>
          </w:p>
        </w:tc>
        <w:tc>
          <w:tcPr>
            <w:tcW w:w="1771" w:type="dxa"/>
            <w:shd w:val="clear" w:color="auto" w:fill="auto"/>
            <w:tcMar/>
          </w:tcPr>
          <w:p w:rsidRPr="00664495" w:rsidR="009B3D46" w:rsidP="238D70B0" w:rsidRDefault="009B3D46" w14:paraId="5B40BABC" w14:textId="77777777">
            <w:pPr>
              <w:spacing w:after="0"/>
              <w:jc w:val="center"/>
              <w:rPr>
                <w:rFonts w:ascii="Arial" w:hAnsi="Arial" w:eastAsia="Arial" w:cs="Arial"/>
              </w:rPr>
            </w:pPr>
            <w:r w:rsidRPr="238D70B0" w:rsidR="7554EA28">
              <w:rPr>
                <w:rFonts w:ascii="Arial" w:hAnsi="Arial" w:eastAsia="Arial" w:cs="Arial"/>
              </w:rPr>
              <w:t>2.2</w:t>
            </w:r>
          </w:p>
        </w:tc>
        <w:tc>
          <w:tcPr>
            <w:tcW w:w="1771" w:type="dxa"/>
            <w:shd w:val="clear" w:color="auto" w:fill="auto"/>
            <w:tcMar/>
          </w:tcPr>
          <w:p w:rsidRPr="00664495" w:rsidR="009B3D46" w:rsidP="238D70B0" w:rsidRDefault="009B3D46" w14:paraId="5D48B79B" w14:textId="77777777">
            <w:pPr>
              <w:spacing w:after="0"/>
              <w:jc w:val="center"/>
              <w:rPr>
                <w:rFonts w:ascii="Arial" w:hAnsi="Arial" w:eastAsia="Arial" w:cs="Arial"/>
              </w:rPr>
            </w:pPr>
            <w:r w:rsidRPr="238D70B0" w:rsidR="7554EA28">
              <w:rPr>
                <w:rFonts w:ascii="Arial" w:hAnsi="Arial" w:eastAsia="Arial" w:cs="Arial"/>
              </w:rPr>
              <w:t>400</w:t>
            </w:r>
          </w:p>
        </w:tc>
        <w:tc>
          <w:tcPr>
            <w:tcW w:w="1771" w:type="dxa"/>
            <w:shd w:val="clear" w:color="auto" w:fill="auto"/>
            <w:tcMar/>
          </w:tcPr>
          <w:p w:rsidRPr="00664495" w:rsidR="009B3D46" w:rsidP="238D70B0" w:rsidRDefault="009B3D46" w14:paraId="49B89212" w14:textId="77777777">
            <w:pPr>
              <w:spacing w:after="0"/>
              <w:jc w:val="center"/>
              <w:rPr>
                <w:rFonts w:ascii="Arial" w:hAnsi="Arial" w:eastAsia="Arial" w:cs="Arial"/>
              </w:rPr>
            </w:pPr>
          </w:p>
        </w:tc>
        <w:tc>
          <w:tcPr>
            <w:tcW w:w="1772" w:type="dxa"/>
            <w:shd w:val="clear" w:color="auto" w:fill="auto"/>
            <w:tcMar/>
          </w:tcPr>
          <w:p w:rsidRPr="00664495" w:rsidR="009B3D46" w:rsidP="238D70B0" w:rsidRDefault="009B3D46" w14:paraId="48C8916F" w14:textId="77777777">
            <w:pPr>
              <w:spacing w:after="0"/>
              <w:jc w:val="center"/>
              <w:rPr>
                <w:rFonts w:ascii="Arial" w:hAnsi="Arial" w:eastAsia="Arial" w:cs="Arial"/>
              </w:rPr>
            </w:pPr>
            <w:r w:rsidRPr="238D70B0" w:rsidR="7554EA28">
              <w:rPr>
                <w:rFonts w:ascii="Arial" w:hAnsi="Arial" w:eastAsia="Arial" w:cs="Arial"/>
              </w:rPr>
              <w:t>3.0</w:t>
            </w:r>
          </w:p>
        </w:tc>
      </w:tr>
      <w:tr w:rsidRPr="00664495" w:rsidR="009B3D46" w:rsidTr="238D70B0" w14:paraId="1841DD71" w14:textId="77777777">
        <w:trPr>
          <w:jc w:val="center"/>
        </w:trPr>
        <w:tc>
          <w:tcPr>
            <w:tcW w:w="1771" w:type="dxa"/>
            <w:shd w:val="clear" w:color="auto" w:fill="auto"/>
            <w:tcMar/>
          </w:tcPr>
          <w:p w:rsidRPr="00664495" w:rsidR="009B3D46" w:rsidP="238D70B0" w:rsidRDefault="009B3D46" w14:paraId="3B8FEF40" w14:textId="77777777">
            <w:pPr>
              <w:spacing w:after="0"/>
              <w:jc w:val="center"/>
              <w:rPr>
                <w:rFonts w:ascii="Arial" w:hAnsi="Arial" w:eastAsia="Arial" w:cs="Arial"/>
                <w:b w:val="1"/>
                <w:bCs w:val="1"/>
              </w:rPr>
            </w:pPr>
            <w:r w:rsidRPr="238D70B0" w:rsidR="7554EA28">
              <w:rPr>
                <w:rFonts w:ascii="Arial" w:hAnsi="Arial" w:eastAsia="Arial" w:cs="Arial"/>
                <w:b w:val="1"/>
                <w:bCs w:val="1"/>
              </w:rPr>
              <w:t>2.0 x</w:t>
            </w:r>
          </w:p>
        </w:tc>
        <w:tc>
          <w:tcPr>
            <w:tcW w:w="1771" w:type="dxa"/>
            <w:shd w:val="clear" w:color="auto" w:fill="auto"/>
            <w:tcMar/>
          </w:tcPr>
          <w:p w:rsidRPr="00664495" w:rsidR="009B3D46" w:rsidP="238D70B0" w:rsidRDefault="009B3D46" w14:paraId="1BDA461D" w14:textId="77777777">
            <w:pPr>
              <w:spacing w:after="0"/>
              <w:jc w:val="center"/>
              <w:rPr>
                <w:rFonts w:ascii="Arial" w:hAnsi="Arial" w:eastAsia="Arial" w:cs="Arial"/>
              </w:rPr>
            </w:pPr>
            <w:r w:rsidRPr="238D70B0" w:rsidR="7554EA28">
              <w:rPr>
                <w:rFonts w:ascii="Arial" w:hAnsi="Arial" w:eastAsia="Arial" w:cs="Arial"/>
              </w:rPr>
              <w:t>1.8</w:t>
            </w:r>
          </w:p>
        </w:tc>
        <w:tc>
          <w:tcPr>
            <w:tcW w:w="1771" w:type="dxa"/>
            <w:shd w:val="clear" w:color="auto" w:fill="auto"/>
            <w:tcMar/>
          </w:tcPr>
          <w:p w:rsidRPr="00664495" w:rsidR="009B3D46" w:rsidP="238D70B0" w:rsidRDefault="009B3D46" w14:paraId="1FC0948A" w14:textId="77777777">
            <w:pPr>
              <w:spacing w:after="0"/>
              <w:jc w:val="center"/>
              <w:rPr>
                <w:rFonts w:ascii="Arial" w:hAnsi="Arial" w:eastAsia="Arial" w:cs="Arial"/>
              </w:rPr>
            </w:pPr>
            <w:r w:rsidRPr="238D70B0" w:rsidR="7554EA28">
              <w:rPr>
                <w:rFonts w:ascii="Arial" w:hAnsi="Arial" w:eastAsia="Arial" w:cs="Arial"/>
              </w:rPr>
              <w:t>400</w:t>
            </w:r>
          </w:p>
        </w:tc>
        <w:tc>
          <w:tcPr>
            <w:tcW w:w="1771" w:type="dxa"/>
            <w:shd w:val="clear" w:color="auto" w:fill="auto"/>
            <w:tcMar/>
          </w:tcPr>
          <w:p w:rsidRPr="00664495" w:rsidR="009B3D46" w:rsidP="238D70B0" w:rsidRDefault="009B3D46" w14:paraId="3A0F28FB" w14:textId="77777777">
            <w:pPr>
              <w:spacing w:after="0"/>
              <w:jc w:val="center"/>
              <w:rPr>
                <w:rFonts w:ascii="Arial" w:hAnsi="Arial" w:eastAsia="Arial" w:cs="Arial"/>
              </w:rPr>
            </w:pPr>
          </w:p>
        </w:tc>
        <w:tc>
          <w:tcPr>
            <w:tcW w:w="1772" w:type="dxa"/>
            <w:shd w:val="clear" w:color="auto" w:fill="auto"/>
            <w:tcMar/>
          </w:tcPr>
          <w:p w:rsidRPr="00664495" w:rsidR="009B3D46" w:rsidP="238D70B0" w:rsidRDefault="009B3D46" w14:paraId="72A3FD85" w14:textId="77777777">
            <w:pPr>
              <w:spacing w:after="0"/>
              <w:jc w:val="center"/>
              <w:rPr>
                <w:rFonts w:ascii="Arial" w:hAnsi="Arial" w:eastAsia="Arial" w:cs="Arial"/>
              </w:rPr>
            </w:pPr>
            <w:r w:rsidRPr="238D70B0" w:rsidR="7554EA28">
              <w:rPr>
                <w:rFonts w:ascii="Arial" w:hAnsi="Arial" w:eastAsia="Arial" w:cs="Arial"/>
              </w:rPr>
              <w:t>3.0</w:t>
            </w:r>
          </w:p>
        </w:tc>
      </w:tr>
    </w:tbl>
    <w:p w:rsidRPr="00664495" w:rsidR="009B3D46" w:rsidP="238D70B0" w:rsidRDefault="009B3D46" w14:paraId="31D8F0EC" w14:textId="77777777">
      <w:pPr>
        <w:spacing w:after="0"/>
        <w:ind w:left="360"/>
        <w:rPr>
          <w:rFonts w:ascii="Arial" w:hAnsi="Arial" w:eastAsia="Arial" w:cs="Arial"/>
          <w:sz w:val="12"/>
          <w:szCs w:val="12"/>
        </w:rPr>
      </w:pPr>
    </w:p>
    <w:p w:rsidRPr="00664495" w:rsidR="009B3D46" w:rsidP="238D70B0" w:rsidRDefault="009B3D46" w14:paraId="6A9F6267" w14:textId="77777777">
      <w:pPr>
        <w:numPr>
          <w:ilvl w:val="0"/>
          <w:numId w:val="4"/>
        </w:numPr>
        <w:spacing w:after="0"/>
        <w:ind w:left="1440"/>
        <w:rPr>
          <w:rFonts w:ascii="Arial" w:hAnsi="Arial" w:eastAsia="Arial" w:cs="Arial"/>
        </w:rPr>
      </w:pPr>
      <w:r w:rsidRPr="238D70B0" w:rsidR="7554EA28">
        <w:rPr>
          <w:rFonts w:ascii="Arial" w:hAnsi="Arial" w:eastAsia="Arial" w:cs="Arial"/>
        </w:rPr>
        <w:t>Complete the chart above</w:t>
      </w:r>
    </w:p>
    <w:p w:rsidRPr="00664495" w:rsidR="009B3D46" w:rsidP="238D70B0" w:rsidRDefault="009B3D46" w14:paraId="7F8EECFE" w14:textId="6F03D0A7">
      <w:pPr>
        <w:numPr>
          <w:ilvl w:val="0"/>
          <w:numId w:val="4"/>
        </w:numPr>
        <w:spacing w:after="0"/>
        <w:ind w:left="1440"/>
        <w:rPr>
          <w:rFonts w:ascii="Arial" w:hAnsi="Arial" w:eastAsia="Arial" w:cs="Arial"/>
        </w:rPr>
      </w:pPr>
      <w:r w:rsidRPr="238D70B0" w:rsidR="7554EA28">
        <w:rPr>
          <w:rFonts w:ascii="Arial" w:hAnsi="Arial" w:eastAsia="Arial" w:cs="Arial"/>
        </w:rPr>
        <w:t xml:space="preserve">Setup each cuvette using the amounts </w:t>
      </w:r>
      <w:r w:rsidRPr="238D70B0" w:rsidR="0F830F7F">
        <w:rPr>
          <w:rFonts w:ascii="Arial" w:hAnsi="Arial" w:eastAsia="Arial" w:cs="Arial"/>
        </w:rPr>
        <w:t>shown</w:t>
      </w:r>
      <w:r w:rsidRPr="238D70B0" w:rsidR="7554EA28">
        <w:rPr>
          <w:rFonts w:ascii="Arial" w:hAnsi="Arial" w:eastAsia="Arial" w:cs="Arial"/>
        </w:rPr>
        <w:t xml:space="preserve"> in the chart above</w:t>
      </w:r>
    </w:p>
    <w:p w:rsidRPr="00664495" w:rsidR="00481C6B" w:rsidP="238D70B0" w:rsidRDefault="00481C6B" w14:paraId="2926DBD6" w14:textId="77777777">
      <w:pPr>
        <w:numPr>
          <w:ilvl w:val="0"/>
          <w:numId w:val="4"/>
        </w:numPr>
        <w:spacing w:after="0"/>
        <w:ind w:left="1440"/>
        <w:rPr>
          <w:rFonts w:ascii="Arial" w:hAnsi="Arial" w:eastAsia="Arial" w:cs="Arial"/>
        </w:rPr>
      </w:pPr>
      <w:r w:rsidRPr="238D70B0" w:rsidR="6E9E9880">
        <w:rPr>
          <w:rFonts w:ascii="Arial" w:hAnsi="Arial" w:eastAsia="Arial" w:cs="Arial"/>
        </w:rPr>
        <w:t xml:space="preserve">Close the lid </w:t>
      </w:r>
      <w:bookmarkStart w:name="_Int_7m7ICMMt" w:id="774541011"/>
      <w:r w:rsidRPr="238D70B0" w:rsidR="6E9E9880">
        <w:rPr>
          <w:rFonts w:ascii="Arial" w:hAnsi="Arial" w:eastAsia="Arial" w:cs="Arial"/>
        </w:rPr>
        <w:t>immediately</w:t>
      </w:r>
      <w:bookmarkEnd w:id="774541011"/>
      <w:r w:rsidRPr="238D70B0" w:rsidR="6E9E9880">
        <w:rPr>
          <w:rFonts w:ascii="Arial" w:hAnsi="Arial" w:eastAsia="Arial" w:cs="Arial"/>
        </w:rPr>
        <w:t xml:space="preserve"> and hit the collect button (The green button at the right of the top bar)</w:t>
      </w:r>
    </w:p>
    <w:p w:rsidR="00481C6B" w:rsidP="238D70B0" w:rsidRDefault="00481C6B" w14:paraId="52CC7B7B" w14:textId="3CADE52E">
      <w:pPr>
        <w:numPr>
          <w:ilvl w:val="0"/>
          <w:numId w:val="4"/>
        </w:numPr>
        <w:spacing w:after="0"/>
        <w:ind w:left="1440"/>
        <w:rPr>
          <w:rFonts w:ascii="Arial" w:hAnsi="Arial" w:eastAsia="Arial" w:cs="Arial"/>
        </w:rPr>
      </w:pPr>
      <w:r w:rsidRPr="238D70B0" w:rsidR="6E9E9880">
        <w:rPr>
          <w:rFonts w:ascii="Arial" w:hAnsi="Arial" w:eastAsia="Arial" w:cs="Arial"/>
        </w:rPr>
        <w:t xml:space="preserve">Record the data from your </w:t>
      </w:r>
      <w:r w:rsidRPr="238D70B0" w:rsidR="7F86A3DD">
        <w:rPr>
          <w:rFonts w:ascii="Arial" w:hAnsi="Arial" w:eastAsia="Arial" w:cs="Arial"/>
        </w:rPr>
        <w:t>substrate concentration</w:t>
      </w:r>
      <w:r w:rsidRPr="238D70B0" w:rsidR="6E9E9880">
        <w:rPr>
          <w:rFonts w:ascii="Arial" w:hAnsi="Arial" w:eastAsia="Arial" w:cs="Arial"/>
        </w:rPr>
        <w:t xml:space="preserve"> experiment in </w:t>
      </w:r>
      <w:r w:rsidRPr="238D70B0" w:rsidR="2554478D">
        <w:rPr>
          <w:rFonts w:ascii="Arial" w:hAnsi="Arial" w:eastAsia="Arial" w:cs="Arial"/>
        </w:rPr>
        <w:t>table</w:t>
      </w:r>
      <w:r w:rsidRPr="238D70B0" w:rsidR="3E454298">
        <w:rPr>
          <w:rFonts w:ascii="Arial" w:hAnsi="Arial" w:eastAsia="Arial" w:cs="Arial"/>
        </w:rPr>
        <w:t xml:space="preserve"> 4 of the Results section</w:t>
      </w:r>
      <w:r w:rsidRPr="238D70B0" w:rsidR="6E9E9880">
        <w:rPr>
          <w:rFonts w:ascii="Arial" w:hAnsi="Arial" w:eastAsia="Arial" w:cs="Arial"/>
        </w:rPr>
        <w:t>.</w:t>
      </w:r>
    </w:p>
    <w:p w:rsidR="238D70B0" w:rsidP="238D70B0" w:rsidRDefault="238D70B0" w14:paraId="4DA5FD1A" w14:textId="1AB42A62">
      <w:pPr>
        <w:spacing w:after="0"/>
        <w:rPr>
          <w:rFonts w:ascii="Arial" w:hAnsi="Arial" w:eastAsia="Arial" w:cs="Arial"/>
        </w:rPr>
      </w:pPr>
    </w:p>
    <w:p w:rsidR="238D70B0" w:rsidP="238D70B0" w:rsidRDefault="238D70B0" w14:paraId="231CECA3" w14:textId="5C107D43">
      <w:pPr>
        <w:spacing w:after="0"/>
        <w:rPr>
          <w:rFonts w:ascii="Arial" w:hAnsi="Arial" w:eastAsia="Arial" w:cs="Arial"/>
        </w:rPr>
      </w:pPr>
    </w:p>
    <w:p w:rsidR="238D70B0" w:rsidP="238D70B0" w:rsidRDefault="238D70B0" w14:paraId="0563313C" w14:textId="632BB38A">
      <w:pPr>
        <w:spacing w:after="0"/>
        <w:rPr>
          <w:rFonts w:ascii="Arial" w:hAnsi="Arial" w:eastAsia="Arial" w:cs="Arial"/>
        </w:rPr>
      </w:pPr>
    </w:p>
    <w:p w:rsidR="238D70B0" w:rsidP="238D70B0" w:rsidRDefault="238D70B0" w14:paraId="4A5616FA" w14:textId="011D0876">
      <w:pPr>
        <w:spacing w:after="0"/>
        <w:rPr>
          <w:rFonts w:ascii="Arial" w:hAnsi="Arial" w:eastAsia="Arial" w:cs="Arial"/>
        </w:rPr>
      </w:pPr>
    </w:p>
    <w:p w:rsidR="238D70B0" w:rsidP="238D70B0" w:rsidRDefault="238D70B0" w14:paraId="01CD1455" w14:textId="7BB3B51C">
      <w:pPr>
        <w:spacing w:after="0"/>
        <w:rPr>
          <w:rFonts w:ascii="Arial" w:hAnsi="Arial" w:eastAsia="Arial" w:cs="Arial"/>
        </w:rPr>
      </w:pPr>
    </w:p>
    <w:p w:rsidR="238D70B0" w:rsidP="238D70B0" w:rsidRDefault="238D70B0" w14:paraId="6D24241A" w14:textId="64BBF5C3">
      <w:pPr>
        <w:spacing w:after="0"/>
        <w:rPr>
          <w:rFonts w:ascii="Arial" w:hAnsi="Arial" w:eastAsia="Arial" w:cs="Arial"/>
        </w:rPr>
      </w:pPr>
    </w:p>
    <w:p w:rsidR="238D70B0" w:rsidP="238D70B0" w:rsidRDefault="238D70B0" w14:paraId="51BE3966" w14:textId="1527DBF2">
      <w:pPr>
        <w:spacing w:after="0"/>
        <w:rPr>
          <w:rFonts w:ascii="Arial" w:hAnsi="Arial" w:eastAsia="Arial" w:cs="Arial"/>
        </w:rPr>
      </w:pPr>
    </w:p>
    <w:p w:rsidR="238D70B0" w:rsidP="238D70B0" w:rsidRDefault="238D70B0" w14:paraId="4BBF5EB2" w14:textId="3E0EAA06">
      <w:pPr>
        <w:spacing w:after="0"/>
        <w:rPr>
          <w:rFonts w:ascii="Arial" w:hAnsi="Arial" w:eastAsia="Arial" w:cs="Arial"/>
        </w:rPr>
      </w:pPr>
    </w:p>
    <w:p w:rsidR="238D70B0" w:rsidP="238D70B0" w:rsidRDefault="238D70B0" w14:paraId="09630370" w14:textId="785C7CF1">
      <w:pPr>
        <w:spacing w:after="0"/>
        <w:rPr>
          <w:rFonts w:ascii="Arial" w:hAnsi="Arial" w:eastAsia="Arial" w:cs="Arial"/>
        </w:rPr>
      </w:pPr>
    </w:p>
    <w:p w:rsidRPr="00664495" w:rsidR="00751A84" w:rsidP="238D70B0" w:rsidRDefault="00751A84" w14:paraId="09A9F641" w14:textId="77777777">
      <w:pPr>
        <w:numPr>
          <w:ilvl w:val="0"/>
          <w:numId w:val="9"/>
        </w:numPr>
        <w:spacing w:before="240"/>
        <w:rPr>
          <w:rFonts w:ascii="Arial" w:hAnsi="Arial" w:eastAsia="Arial" w:cs="Arial"/>
          <w:b w:val="1"/>
          <w:bCs w:val="1"/>
        </w:rPr>
      </w:pPr>
      <w:r w:rsidRPr="238D70B0" w:rsidR="402860E3">
        <w:rPr>
          <w:rFonts w:ascii="Arial" w:hAnsi="Arial" w:eastAsia="Arial" w:cs="Arial"/>
          <w:b w:val="1"/>
          <w:bCs w:val="1"/>
        </w:rPr>
        <w:t>pH effects</w:t>
      </w:r>
      <w:r>
        <w:tab/>
      </w:r>
    </w:p>
    <w:p w:rsidRPr="00664495" w:rsidR="00283A1F" w:rsidP="238D70B0" w:rsidRDefault="00283A1F" w14:paraId="5858C38D" w14:textId="72E21DC6">
      <w:pPr>
        <w:ind w:left="0"/>
        <w:rPr>
          <w:rFonts w:ascii="Arial" w:hAnsi="Arial" w:eastAsia="Arial" w:cs="Arial"/>
          <w:b w:val="1"/>
          <w:bCs w:val="1"/>
        </w:rPr>
      </w:pPr>
      <w:r w:rsidRPr="238D70B0" w:rsidR="1266DC4C">
        <w:rPr>
          <w:rFonts w:ascii="Arial" w:hAnsi="Arial" w:eastAsia="Arial" w:cs="Arial"/>
          <w:b w:val="1"/>
          <w:bCs w:val="1"/>
        </w:rPr>
        <w:t xml:space="preserve">Table </w:t>
      </w:r>
      <w:r w:rsidRPr="238D70B0" w:rsidR="5A7EAAB1">
        <w:rPr>
          <w:rFonts w:ascii="Arial" w:hAnsi="Arial" w:eastAsia="Arial" w:cs="Arial"/>
          <w:b w:val="1"/>
          <w:bCs w:val="1"/>
        </w:rPr>
        <w:t>5</w:t>
      </w:r>
      <w:r w:rsidRPr="238D70B0" w:rsidR="1266DC4C">
        <w:rPr>
          <w:rFonts w:ascii="Arial" w:hAnsi="Arial" w:eastAsia="Arial" w:cs="Arial"/>
          <w:b w:val="1"/>
          <w:bCs w:val="1"/>
        </w:rPr>
        <w:t xml:space="preserve">.3:  pH Experimental </w:t>
      </w:r>
      <w:r w:rsidRPr="238D70B0" w:rsidR="571479FF">
        <w:rPr>
          <w:rFonts w:ascii="Arial" w:hAnsi="Arial" w:eastAsia="Arial" w:cs="Arial"/>
          <w:b w:val="1"/>
          <w:bCs w:val="1"/>
        </w:rPr>
        <w:t>S</w:t>
      </w:r>
      <w:r w:rsidRPr="238D70B0" w:rsidR="1266DC4C">
        <w:rPr>
          <w:rFonts w:ascii="Arial" w:hAnsi="Arial" w:eastAsia="Arial" w:cs="Arial"/>
          <w:b w:val="1"/>
          <w:bCs w:val="1"/>
        </w:rPr>
        <w:t>etup</w:t>
      </w:r>
    </w:p>
    <w:tbl>
      <w:tblPr>
        <w:tblW w:w="863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733"/>
        <w:gridCol w:w="1728"/>
        <w:gridCol w:w="1721"/>
        <w:gridCol w:w="2190"/>
        <w:gridCol w:w="1258"/>
      </w:tblGrid>
      <w:tr w:rsidRPr="00664495" w:rsidR="00751A84" w:rsidTr="238D70B0" w14:paraId="14333D36" w14:textId="77777777">
        <w:trPr/>
        <w:tc>
          <w:tcPr>
            <w:tcW w:w="1733" w:type="dxa"/>
            <w:shd w:val="clear" w:color="auto" w:fill="auto"/>
            <w:tcMar/>
          </w:tcPr>
          <w:p w:rsidRPr="00664495" w:rsidR="00751A84" w:rsidP="238D70B0" w:rsidRDefault="009722E4" w14:paraId="6052CAF1" w14:textId="77777777">
            <w:pPr>
              <w:spacing w:after="0"/>
              <w:jc w:val="center"/>
              <w:rPr>
                <w:rFonts w:ascii="Arial" w:hAnsi="Arial" w:eastAsia="Arial" w:cs="Arial"/>
                <w:b w:val="1"/>
                <w:bCs w:val="1"/>
              </w:rPr>
            </w:pPr>
            <w:r w:rsidRPr="238D70B0" w:rsidR="4A4C2CDF">
              <w:rPr>
                <w:rFonts w:ascii="Arial" w:hAnsi="Arial" w:eastAsia="Arial" w:cs="Arial"/>
                <w:b w:val="1"/>
                <w:bCs w:val="1"/>
              </w:rPr>
              <w:t>pH</w:t>
            </w:r>
          </w:p>
        </w:tc>
        <w:tc>
          <w:tcPr>
            <w:tcW w:w="1728" w:type="dxa"/>
            <w:shd w:val="clear" w:color="auto" w:fill="auto"/>
            <w:tcMar/>
          </w:tcPr>
          <w:p w:rsidRPr="00664495" w:rsidR="00751A84" w:rsidP="238D70B0" w:rsidRDefault="00751A84" w14:paraId="63406DC5" w14:textId="77777777">
            <w:pPr>
              <w:spacing w:after="0"/>
              <w:jc w:val="center"/>
              <w:rPr>
                <w:rFonts w:ascii="Arial" w:hAnsi="Arial" w:eastAsia="Arial" w:cs="Arial"/>
                <w:b w:val="1"/>
                <w:bCs w:val="1"/>
              </w:rPr>
            </w:pPr>
            <w:r w:rsidRPr="238D70B0" w:rsidR="402860E3">
              <w:rPr>
                <w:rFonts w:ascii="Arial" w:hAnsi="Arial" w:eastAsia="Arial" w:cs="Arial"/>
                <w:b w:val="1"/>
                <w:bCs w:val="1"/>
              </w:rPr>
              <w:t>Distilled Water (ml)</w:t>
            </w:r>
          </w:p>
        </w:tc>
        <w:tc>
          <w:tcPr>
            <w:tcW w:w="1721" w:type="dxa"/>
            <w:shd w:val="clear" w:color="auto" w:fill="auto"/>
            <w:tcMar/>
          </w:tcPr>
          <w:p w:rsidRPr="00664495" w:rsidR="00751A84" w:rsidP="238D70B0" w:rsidRDefault="00751A84" w14:paraId="39BFFFD3" w14:textId="2B6DA5CF">
            <w:pPr>
              <w:spacing w:after="0"/>
              <w:jc w:val="center"/>
              <w:rPr>
                <w:rFonts w:ascii="Arial" w:hAnsi="Arial" w:eastAsia="Arial" w:cs="Arial"/>
                <w:b w:val="1"/>
                <w:bCs w:val="1"/>
              </w:rPr>
            </w:pPr>
            <w:r w:rsidRPr="238D70B0" w:rsidR="402860E3">
              <w:rPr>
                <w:rFonts w:ascii="Arial" w:hAnsi="Arial" w:eastAsia="Arial" w:cs="Arial"/>
                <w:b w:val="1"/>
                <w:bCs w:val="1"/>
              </w:rPr>
              <w:t xml:space="preserve">Turnip </w:t>
            </w:r>
            <w:r w:rsidRPr="238D70B0" w:rsidR="798731F5">
              <w:rPr>
                <w:rFonts w:ascii="Arial" w:hAnsi="Arial" w:eastAsia="Arial" w:cs="Arial"/>
                <w:b w:val="1"/>
                <w:bCs w:val="1"/>
              </w:rPr>
              <w:t>E</w:t>
            </w:r>
            <w:r w:rsidRPr="238D70B0" w:rsidR="402860E3">
              <w:rPr>
                <w:rFonts w:ascii="Arial" w:hAnsi="Arial" w:eastAsia="Arial" w:cs="Arial"/>
                <w:b w:val="1"/>
                <w:bCs w:val="1"/>
              </w:rPr>
              <w:t>xtract (ul)</w:t>
            </w:r>
          </w:p>
        </w:tc>
        <w:tc>
          <w:tcPr>
            <w:tcW w:w="2190" w:type="dxa"/>
            <w:shd w:val="clear" w:color="auto" w:fill="auto"/>
            <w:tcMar/>
          </w:tcPr>
          <w:p w:rsidRPr="00664495" w:rsidR="00751A84" w:rsidP="238D70B0" w:rsidRDefault="00751A84" w14:paraId="15C612A7" w14:textId="49E8DDF3">
            <w:pPr>
              <w:spacing w:after="0"/>
              <w:jc w:val="center"/>
              <w:rPr>
                <w:rFonts w:ascii="Arial" w:hAnsi="Arial" w:eastAsia="Arial" w:cs="Arial"/>
                <w:b w:val="1"/>
                <w:bCs w:val="1"/>
              </w:rPr>
            </w:pPr>
            <w:r w:rsidRPr="238D70B0" w:rsidR="402860E3">
              <w:rPr>
                <w:rFonts w:ascii="Arial" w:hAnsi="Arial" w:eastAsia="Arial" w:cs="Arial"/>
                <w:b w:val="1"/>
                <w:bCs w:val="1"/>
              </w:rPr>
              <w:t xml:space="preserve">Buffered </w:t>
            </w:r>
            <w:r w:rsidRPr="238D70B0" w:rsidR="2E2695FB">
              <w:rPr>
                <w:rFonts w:ascii="Arial" w:hAnsi="Arial" w:eastAsia="Arial" w:cs="Arial"/>
                <w:b w:val="1"/>
                <w:bCs w:val="1"/>
              </w:rPr>
              <w:t>W</w:t>
            </w:r>
            <w:r w:rsidRPr="238D70B0" w:rsidR="42E36EFC">
              <w:rPr>
                <w:rFonts w:ascii="Arial" w:hAnsi="Arial" w:eastAsia="Arial" w:cs="Arial"/>
                <w:b w:val="1"/>
                <w:bCs w:val="1"/>
              </w:rPr>
              <w:t xml:space="preserve">ater </w:t>
            </w:r>
            <w:r w:rsidRPr="238D70B0" w:rsidR="752AB079">
              <w:rPr>
                <w:rFonts w:ascii="Arial" w:hAnsi="Arial" w:eastAsia="Arial" w:cs="Arial"/>
                <w:b w:val="1"/>
                <w:bCs w:val="1"/>
              </w:rPr>
              <w:t>S</w:t>
            </w:r>
            <w:r w:rsidRPr="238D70B0" w:rsidR="402860E3">
              <w:rPr>
                <w:rFonts w:ascii="Arial" w:hAnsi="Arial" w:eastAsia="Arial" w:cs="Arial"/>
                <w:b w:val="1"/>
                <w:bCs w:val="1"/>
              </w:rPr>
              <w:t xml:space="preserve">ubstrate </w:t>
            </w:r>
            <w:r w:rsidRPr="238D70B0" w:rsidR="359B04BF">
              <w:rPr>
                <w:rFonts w:ascii="Arial" w:hAnsi="Arial" w:eastAsia="Arial" w:cs="Arial"/>
                <w:b w:val="1"/>
                <w:bCs w:val="1"/>
              </w:rPr>
              <w:t>M</w:t>
            </w:r>
            <w:r w:rsidRPr="238D70B0" w:rsidR="402860E3">
              <w:rPr>
                <w:rFonts w:ascii="Arial" w:hAnsi="Arial" w:eastAsia="Arial" w:cs="Arial"/>
                <w:b w:val="1"/>
                <w:bCs w:val="1"/>
              </w:rPr>
              <w:t>ix (ul)</w:t>
            </w:r>
          </w:p>
        </w:tc>
        <w:tc>
          <w:tcPr>
            <w:tcW w:w="1258" w:type="dxa"/>
            <w:shd w:val="clear" w:color="auto" w:fill="auto"/>
            <w:tcMar/>
          </w:tcPr>
          <w:p w:rsidRPr="00664495" w:rsidR="00751A84" w:rsidP="238D70B0" w:rsidRDefault="00751A84" w14:paraId="6AC651B4" w14:textId="77777777">
            <w:pPr>
              <w:spacing w:after="0"/>
              <w:jc w:val="center"/>
              <w:rPr>
                <w:rFonts w:ascii="Arial" w:hAnsi="Arial" w:eastAsia="Arial" w:cs="Arial"/>
                <w:b w:val="1"/>
                <w:bCs w:val="1"/>
              </w:rPr>
            </w:pPr>
            <w:r w:rsidRPr="238D70B0" w:rsidR="402860E3">
              <w:rPr>
                <w:rFonts w:ascii="Arial" w:hAnsi="Arial" w:eastAsia="Arial" w:cs="Arial"/>
                <w:b w:val="1"/>
                <w:bCs w:val="1"/>
              </w:rPr>
              <w:t xml:space="preserve">Total </w:t>
            </w:r>
          </w:p>
          <w:p w:rsidRPr="00664495" w:rsidR="00751A84" w:rsidP="238D70B0" w:rsidRDefault="00751A84" w14:paraId="553959B4" w14:textId="77777777">
            <w:pPr>
              <w:spacing w:after="0"/>
              <w:jc w:val="center"/>
              <w:rPr>
                <w:rFonts w:ascii="Arial" w:hAnsi="Arial" w:eastAsia="Arial" w:cs="Arial"/>
                <w:b w:val="1"/>
                <w:bCs w:val="1"/>
              </w:rPr>
            </w:pPr>
            <w:r w:rsidRPr="238D70B0" w:rsidR="402860E3">
              <w:rPr>
                <w:rFonts w:ascii="Arial" w:hAnsi="Arial" w:eastAsia="Arial" w:cs="Arial"/>
                <w:b w:val="1"/>
                <w:bCs w:val="1"/>
              </w:rPr>
              <w:t>(ml)</w:t>
            </w:r>
          </w:p>
        </w:tc>
      </w:tr>
      <w:tr w:rsidRPr="00664495" w:rsidR="00751A84" w:rsidTr="238D70B0" w14:paraId="3EDB1141" w14:textId="77777777">
        <w:trPr/>
        <w:tc>
          <w:tcPr>
            <w:tcW w:w="1733" w:type="dxa"/>
            <w:shd w:val="clear" w:color="auto" w:fill="auto"/>
            <w:tcMar/>
          </w:tcPr>
          <w:p w:rsidRPr="00664495" w:rsidR="00751A84" w:rsidP="238D70B0" w:rsidRDefault="00324A88" w14:paraId="0CC00CE6" w14:textId="77777777">
            <w:pPr>
              <w:spacing w:after="0"/>
              <w:jc w:val="center"/>
              <w:rPr>
                <w:rFonts w:ascii="Arial" w:hAnsi="Arial" w:eastAsia="Arial" w:cs="Arial"/>
                <w:b w:val="1"/>
                <w:bCs w:val="1"/>
              </w:rPr>
            </w:pPr>
            <w:r w:rsidRPr="238D70B0" w:rsidR="612FAF89">
              <w:rPr>
                <w:rFonts w:ascii="Arial" w:hAnsi="Arial" w:eastAsia="Arial" w:cs="Arial"/>
                <w:b w:val="1"/>
                <w:bCs w:val="1"/>
              </w:rPr>
              <w:t>All pH solutions</w:t>
            </w:r>
          </w:p>
        </w:tc>
        <w:tc>
          <w:tcPr>
            <w:tcW w:w="1728" w:type="dxa"/>
            <w:shd w:val="clear" w:color="auto" w:fill="auto"/>
            <w:tcMar/>
          </w:tcPr>
          <w:p w:rsidRPr="00664495" w:rsidR="00751A84" w:rsidP="238D70B0" w:rsidRDefault="00751A84" w14:paraId="3EBB8396" w14:textId="77777777">
            <w:pPr>
              <w:spacing w:after="0"/>
              <w:jc w:val="center"/>
              <w:rPr>
                <w:rFonts w:ascii="Arial" w:hAnsi="Arial" w:eastAsia="Arial" w:cs="Arial"/>
              </w:rPr>
            </w:pPr>
            <w:r w:rsidRPr="238D70B0" w:rsidR="402860E3">
              <w:rPr>
                <w:rFonts w:ascii="Arial" w:hAnsi="Arial" w:eastAsia="Arial" w:cs="Arial"/>
              </w:rPr>
              <w:t>2.2</w:t>
            </w:r>
          </w:p>
        </w:tc>
        <w:tc>
          <w:tcPr>
            <w:tcW w:w="1721" w:type="dxa"/>
            <w:shd w:val="clear" w:color="auto" w:fill="auto"/>
            <w:tcMar/>
          </w:tcPr>
          <w:p w:rsidRPr="00664495" w:rsidR="00751A84" w:rsidP="238D70B0" w:rsidRDefault="00751A84" w14:paraId="3AB3D587" w14:textId="77777777">
            <w:pPr>
              <w:spacing w:after="0"/>
              <w:jc w:val="center"/>
              <w:rPr>
                <w:rFonts w:ascii="Arial" w:hAnsi="Arial" w:eastAsia="Arial" w:cs="Arial"/>
              </w:rPr>
            </w:pPr>
            <w:r w:rsidRPr="238D70B0" w:rsidR="402860E3">
              <w:rPr>
                <w:rFonts w:ascii="Arial" w:hAnsi="Arial" w:eastAsia="Arial" w:cs="Arial"/>
              </w:rPr>
              <w:t>400</w:t>
            </w:r>
          </w:p>
        </w:tc>
        <w:tc>
          <w:tcPr>
            <w:tcW w:w="2190" w:type="dxa"/>
            <w:shd w:val="clear" w:color="auto" w:fill="auto"/>
            <w:tcMar/>
          </w:tcPr>
          <w:p w:rsidRPr="00664495" w:rsidR="00751A84" w:rsidP="238D70B0" w:rsidRDefault="00751A84" w14:paraId="20137330" w14:textId="77777777">
            <w:pPr>
              <w:spacing w:after="0"/>
              <w:jc w:val="center"/>
              <w:rPr>
                <w:rFonts w:ascii="Arial" w:hAnsi="Arial" w:eastAsia="Arial" w:cs="Arial"/>
              </w:rPr>
            </w:pPr>
            <w:r w:rsidRPr="238D70B0" w:rsidR="402860E3">
              <w:rPr>
                <w:rFonts w:ascii="Arial" w:hAnsi="Arial" w:eastAsia="Arial" w:cs="Arial"/>
              </w:rPr>
              <w:t>400</w:t>
            </w:r>
          </w:p>
        </w:tc>
        <w:tc>
          <w:tcPr>
            <w:tcW w:w="1258" w:type="dxa"/>
            <w:shd w:val="clear" w:color="auto" w:fill="auto"/>
            <w:tcMar/>
          </w:tcPr>
          <w:p w:rsidRPr="00664495" w:rsidR="00751A84" w:rsidP="238D70B0" w:rsidRDefault="00751A84" w14:paraId="2536B56E" w14:textId="77777777">
            <w:pPr>
              <w:spacing w:after="0"/>
              <w:jc w:val="center"/>
              <w:rPr>
                <w:rFonts w:ascii="Arial" w:hAnsi="Arial" w:eastAsia="Arial" w:cs="Arial"/>
              </w:rPr>
            </w:pPr>
            <w:r w:rsidRPr="238D70B0" w:rsidR="402860E3">
              <w:rPr>
                <w:rFonts w:ascii="Arial" w:hAnsi="Arial" w:eastAsia="Arial" w:cs="Arial"/>
              </w:rPr>
              <w:t>3.0</w:t>
            </w:r>
          </w:p>
        </w:tc>
      </w:tr>
    </w:tbl>
    <w:p w:rsidRPr="00664495" w:rsidR="00481C6B" w:rsidP="238D70B0" w:rsidRDefault="00481C6B" w14:paraId="7531D1B6" w14:textId="77777777">
      <w:pPr>
        <w:spacing w:after="0"/>
        <w:ind w:left="720"/>
        <w:rPr>
          <w:rFonts w:ascii="Arial" w:hAnsi="Arial" w:eastAsia="Arial" w:cs="Arial"/>
        </w:rPr>
      </w:pPr>
    </w:p>
    <w:p w:rsidRPr="00664495" w:rsidR="00751A84" w:rsidP="238D70B0" w:rsidRDefault="00751A84" w14:paraId="134730ED" w14:textId="77777777">
      <w:pPr>
        <w:numPr>
          <w:ilvl w:val="0"/>
          <w:numId w:val="16"/>
        </w:numPr>
        <w:spacing w:after="0"/>
        <w:rPr>
          <w:rFonts w:ascii="Arial" w:hAnsi="Arial" w:eastAsia="Arial" w:cs="Arial"/>
        </w:rPr>
      </w:pPr>
      <w:r w:rsidRPr="238D70B0" w:rsidR="402860E3">
        <w:rPr>
          <w:rFonts w:ascii="Arial" w:hAnsi="Arial" w:eastAsia="Arial" w:cs="Arial"/>
        </w:rPr>
        <w:t>Complete the chart above</w:t>
      </w:r>
    </w:p>
    <w:p w:rsidRPr="00664495" w:rsidR="00751A84" w:rsidP="238D70B0" w:rsidRDefault="00751A84" w14:paraId="2D2CA6AD" w14:textId="613C500E">
      <w:pPr>
        <w:numPr>
          <w:ilvl w:val="0"/>
          <w:numId w:val="16"/>
        </w:numPr>
        <w:spacing w:after="0"/>
        <w:rPr>
          <w:rFonts w:ascii="Arial" w:hAnsi="Arial" w:eastAsia="Arial" w:cs="Arial"/>
        </w:rPr>
      </w:pPr>
      <w:r w:rsidRPr="238D70B0" w:rsidR="402860E3">
        <w:rPr>
          <w:rFonts w:ascii="Arial" w:hAnsi="Arial" w:eastAsia="Arial" w:cs="Arial"/>
        </w:rPr>
        <w:t xml:space="preserve">Setup each cuvette using the amounts </w:t>
      </w:r>
      <w:r w:rsidRPr="238D70B0" w:rsidR="601C2B18">
        <w:rPr>
          <w:rFonts w:ascii="Arial" w:hAnsi="Arial" w:eastAsia="Arial" w:cs="Arial"/>
        </w:rPr>
        <w:t>showed</w:t>
      </w:r>
      <w:r w:rsidRPr="238D70B0" w:rsidR="402860E3">
        <w:rPr>
          <w:rFonts w:ascii="Arial" w:hAnsi="Arial" w:eastAsia="Arial" w:cs="Arial"/>
        </w:rPr>
        <w:t xml:space="preserve"> in the chart above</w:t>
      </w:r>
    </w:p>
    <w:p w:rsidRPr="00664495" w:rsidR="00481C6B" w:rsidP="238D70B0" w:rsidRDefault="00481C6B" w14:paraId="250305A1" w14:textId="77777777">
      <w:pPr>
        <w:numPr>
          <w:ilvl w:val="0"/>
          <w:numId w:val="16"/>
        </w:numPr>
        <w:spacing w:after="0"/>
        <w:rPr>
          <w:rFonts w:ascii="Arial" w:hAnsi="Arial" w:eastAsia="Arial" w:cs="Arial"/>
        </w:rPr>
      </w:pPr>
      <w:r w:rsidRPr="238D70B0" w:rsidR="6E9E9880">
        <w:rPr>
          <w:rFonts w:ascii="Arial" w:hAnsi="Arial" w:eastAsia="Arial" w:cs="Arial"/>
        </w:rPr>
        <w:t xml:space="preserve">Close the lid </w:t>
      </w:r>
      <w:bookmarkStart w:name="_Int_d2R2XFET" w:id="1752572560"/>
      <w:r w:rsidRPr="238D70B0" w:rsidR="6E9E9880">
        <w:rPr>
          <w:rFonts w:ascii="Arial" w:hAnsi="Arial" w:eastAsia="Arial" w:cs="Arial"/>
        </w:rPr>
        <w:t>immediately</w:t>
      </w:r>
      <w:bookmarkEnd w:id="1752572560"/>
      <w:r w:rsidRPr="238D70B0" w:rsidR="6E9E9880">
        <w:rPr>
          <w:rFonts w:ascii="Arial" w:hAnsi="Arial" w:eastAsia="Arial" w:cs="Arial"/>
        </w:rPr>
        <w:t xml:space="preserve"> and hit the collect button (The green button at the right of the top bar)</w:t>
      </w:r>
    </w:p>
    <w:p w:rsidRPr="00664495" w:rsidR="00481C6B" w:rsidP="238D70B0" w:rsidRDefault="00481C6B" w14:paraId="7FFBAF9A" w14:textId="77777777">
      <w:pPr>
        <w:numPr>
          <w:ilvl w:val="0"/>
          <w:numId w:val="16"/>
        </w:numPr>
        <w:spacing w:after="0"/>
        <w:rPr>
          <w:rFonts w:ascii="Arial" w:hAnsi="Arial" w:eastAsia="Arial" w:cs="Arial"/>
        </w:rPr>
      </w:pPr>
      <w:r w:rsidRPr="238D70B0" w:rsidR="6E9E9880">
        <w:rPr>
          <w:rFonts w:ascii="Arial" w:hAnsi="Arial" w:eastAsia="Arial" w:cs="Arial"/>
        </w:rPr>
        <w:t>Record the data from</w:t>
      </w:r>
      <w:r w:rsidRPr="238D70B0" w:rsidR="3E454298">
        <w:rPr>
          <w:rFonts w:ascii="Arial" w:hAnsi="Arial" w:eastAsia="Arial" w:cs="Arial"/>
        </w:rPr>
        <w:t xml:space="preserve"> your </w:t>
      </w:r>
      <w:r w:rsidRPr="238D70B0" w:rsidR="7F86A3DD">
        <w:rPr>
          <w:rFonts w:ascii="Arial" w:hAnsi="Arial" w:eastAsia="Arial" w:cs="Arial"/>
        </w:rPr>
        <w:t>pH</w:t>
      </w:r>
      <w:r w:rsidRPr="238D70B0" w:rsidR="3E454298">
        <w:rPr>
          <w:rFonts w:ascii="Arial" w:hAnsi="Arial" w:eastAsia="Arial" w:cs="Arial"/>
        </w:rPr>
        <w:t xml:space="preserve"> experiment in</w:t>
      </w:r>
      <w:r w:rsidRPr="238D70B0" w:rsidR="6E9E9880">
        <w:rPr>
          <w:rFonts w:ascii="Arial" w:hAnsi="Arial" w:eastAsia="Arial" w:cs="Arial"/>
        </w:rPr>
        <w:t xml:space="preserve"> table</w:t>
      </w:r>
      <w:r w:rsidRPr="238D70B0" w:rsidR="3E454298">
        <w:rPr>
          <w:rFonts w:ascii="Arial" w:hAnsi="Arial" w:eastAsia="Arial" w:cs="Arial"/>
        </w:rPr>
        <w:t xml:space="preserve"> 5 of the Results section</w:t>
      </w:r>
      <w:r w:rsidRPr="238D70B0" w:rsidR="6E9E9880">
        <w:rPr>
          <w:rFonts w:ascii="Arial" w:hAnsi="Arial" w:eastAsia="Arial" w:cs="Arial"/>
        </w:rPr>
        <w:t>.</w:t>
      </w:r>
    </w:p>
    <w:p w:rsidRPr="00664495" w:rsidR="00283A1F" w:rsidP="238D70B0" w:rsidRDefault="00283A1F" w14:paraId="3D0A59A7" w14:textId="5F943693">
      <w:pPr>
        <w:numPr>
          <w:ilvl w:val="0"/>
          <w:numId w:val="9"/>
        </w:numPr>
        <w:spacing w:before="240"/>
        <w:ind/>
        <w:rPr>
          <w:rFonts w:ascii="Arial" w:hAnsi="Arial" w:eastAsia="Arial" w:cs="Arial"/>
        </w:rPr>
      </w:pPr>
      <w:r w:rsidRPr="238D70B0" w:rsidR="402860E3">
        <w:rPr>
          <w:rFonts w:ascii="Arial" w:hAnsi="Arial" w:eastAsia="Arial" w:cs="Arial"/>
          <w:b w:val="1"/>
          <w:bCs w:val="1"/>
          <w:sz w:val="24"/>
          <w:szCs w:val="24"/>
        </w:rPr>
        <w:t>Temperature effects</w:t>
      </w:r>
    </w:p>
    <w:p w:rsidRPr="00664495" w:rsidR="00283A1F" w:rsidP="238D70B0" w:rsidRDefault="00283A1F" w14:paraId="2D8B2A48" w14:textId="16130AF4">
      <w:pPr>
        <w:spacing w:before="240"/>
        <w:ind w:left="0"/>
        <w:rPr>
          <w:rFonts w:ascii="Arial" w:hAnsi="Arial" w:eastAsia="Arial" w:cs="Arial"/>
          <w:b w:val="1"/>
          <w:bCs w:val="1"/>
        </w:rPr>
      </w:pPr>
      <w:r w:rsidRPr="238D70B0" w:rsidR="1266DC4C">
        <w:rPr>
          <w:rFonts w:ascii="Arial" w:hAnsi="Arial" w:eastAsia="Arial" w:cs="Arial"/>
          <w:b w:val="1"/>
          <w:bCs w:val="1"/>
        </w:rPr>
        <w:t xml:space="preserve">Table </w:t>
      </w:r>
      <w:r w:rsidRPr="238D70B0" w:rsidR="7D93F272">
        <w:rPr>
          <w:rFonts w:ascii="Arial" w:hAnsi="Arial" w:eastAsia="Arial" w:cs="Arial"/>
          <w:b w:val="1"/>
          <w:bCs w:val="1"/>
        </w:rPr>
        <w:t>5</w:t>
      </w:r>
      <w:r w:rsidRPr="238D70B0" w:rsidR="1266DC4C">
        <w:rPr>
          <w:rFonts w:ascii="Arial" w:hAnsi="Arial" w:eastAsia="Arial" w:cs="Arial"/>
          <w:b w:val="1"/>
          <w:bCs w:val="1"/>
        </w:rPr>
        <w:t xml:space="preserve">.4:  Temperature Effects Experimental </w:t>
      </w:r>
      <w:r w:rsidRPr="238D70B0" w:rsidR="5C1238D5">
        <w:rPr>
          <w:rFonts w:ascii="Arial" w:hAnsi="Arial" w:eastAsia="Arial" w:cs="Arial"/>
          <w:b w:val="1"/>
          <w:bCs w:val="1"/>
        </w:rPr>
        <w:t>S</w:t>
      </w:r>
      <w:r w:rsidRPr="238D70B0" w:rsidR="1266DC4C">
        <w:rPr>
          <w:rFonts w:ascii="Arial" w:hAnsi="Arial" w:eastAsia="Arial" w:cs="Arial"/>
          <w:b w:val="1"/>
          <w:bCs w:val="1"/>
        </w:rPr>
        <w:t>etup</w:t>
      </w:r>
    </w:p>
    <w:tbl>
      <w:tblPr>
        <w:tblW w:w="909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753"/>
        <w:gridCol w:w="1575"/>
        <w:gridCol w:w="1487"/>
        <w:gridCol w:w="1523"/>
        <w:gridCol w:w="1775"/>
        <w:gridCol w:w="981"/>
      </w:tblGrid>
      <w:tr w:rsidRPr="00664495" w:rsidR="00C62567" w:rsidTr="238D70B0" w14:paraId="33E9DED5" w14:textId="77777777">
        <w:trPr/>
        <w:tc>
          <w:tcPr>
            <w:tcW w:w="1753" w:type="dxa"/>
            <w:shd w:val="clear" w:color="auto" w:fill="auto"/>
            <w:tcMar/>
          </w:tcPr>
          <w:p w:rsidRPr="00664495" w:rsidR="00C62567" w:rsidP="238D70B0" w:rsidRDefault="00C62567" w14:paraId="4EE1E94B" w14:textId="77777777">
            <w:pPr>
              <w:spacing w:after="0"/>
              <w:jc w:val="center"/>
              <w:rPr>
                <w:rFonts w:ascii="Arial" w:hAnsi="Arial" w:eastAsia="Arial" w:cs="Arial"/>
                <w:b w:val="1"/>
                <w:bCs w:val="1"/>
              </w:rPr>
            </w:pPr>
            <w:r w:rsidRPr="238D70B0" w:rsidR="7037E771">
              <w:rPr>
                <w:rFonts w:ascii="Arial" w:hAnsi="Arial" w:eastAsia="Arial" w:cs="Arial"/>
                <w:b w:val="1"/>
                <w:bCs w:val="1"/>
              </w:rPr>
              <w:t>Temperature description</w:t>
            </w:r>
          </w:p>
        </w:tc>
        <w:tc>
          <w:tcPr>
            <w:tcW w:w="1575" w:type="dxa"/>
            <w:shd w:val="clear" w:color="auto" w:fill="auto"/>
            <w:tcMar/>
          </w:tcPr>
          <w:p w:rsidRPr="00664495" w:rsidR="00C62567" w:rsidP="238D70B0" w:rsidRDefault="00C62567" w14:paraId="4BBFB39E" w14:textId="4A93D0DC">
            <w:pPr>
              <w:spacing w:after="0"/>
              <w:jc w:val="center"/>
              <w:rPr>
                <w:rFonts w:ascii="Arial" w:hAnsi="Arial" w:eastAsia="Arial" w:cs="Arial"/>
                <w:b w:val="1"/>
                <w:bCs w:val="1"/>
              </w:rPr>
            </w:pPr>
            <w:r w:rsidRPr="238D70B0" w:rsidR="6684BAFB">
              <w:rPr>
                <w:rFonts w:ascii="Arial" w:hAnsi="Arial" w:eastAsia="Arial" w:cs="Arial"/>
                <w:b w:val="1"/>
                <w:bCs w:val="1"/>
              </w:rPr>
              <w:t xml:space="preserve">Actual </w:t>
            </w:r>
            <w:r w:rsidRPr="238D70B0" w:rsidR="7037E771">
              <w:rPr>
                <w:rFonts w:ascii="Arial" w:hAnsi="Arial" w:eastAsia="Arial" w:cs="Arial"/>
                <w:b w:val="1"/>
                <w:bCs w:val="1"/>
              </w:rPr>
              <w:t>Water Temperature</w:t>
            </w:r>
          </w:p>
        </w:tc>
        <w:tc>
          <w:tcPr>
            <w:tcW w:w="1487" w:type="dxa"/>
            <w:shd w:val="clear" w:color="auto" w:fill="auto"/>
            <w:tcMar/>
          </w:tcPr>
          <w:p w:rsidRPr="00664495" w:rsidR="00C62567" w:rsidP="238D70B0" w:rsidRDefault="00C62567" w14:paraId="145A9848" w14:textId="77777777">
            <w:pPr>
              <w:spacing w:after="0"/>
              <w:jc w:val="center"/>
              <w:rPr>
                <w:rFonts w:ascii="Arial" w:hAnsi="Arial" w:eastAsia="Arial" w:cs="Arial"/>
                <w:b w:val="1"/>
                <w:bCs w:val="1"/>
              </w:rPr>
            </w:pPr>
            <w:r w:rsidRPr="238D70B0" w:rsidR="7037E771">
              <w:rPr>
                <w:rFonts w:ascii="Arial" w:hAnsi="Arial" w:eastAsia="Arial" w:cs="Arial"/>
                <w:b w:val="1"/>
                <w:bCs w:val="1"/>
              </w:rPr>
              <w:t>Distilled Water (ml)</w:t>
            </w:r>
          </w:p>
        </w:tc>
        <w:tc>
          <w:tcPr>
            <w:tcW w:w="1523" w:type="dxa"/>
            <w:shd w:val="clear" w:color="auto" w:fill="auto"/>
            <w:tcMar/>
          </w:tcPr>
          <w:p w:rsidRPr="00664495" w:rsidR="00C62567" w:rsidP="238D70B0" w:rsidRDefault="00C62567" w14:paraId="7290BA80" w14:textId="228ED569">
            <w:pPr>
              <w:spacing w:after="0"/>
              <w:jc w:val="center"/>
              <w:rPr>
                <w:rFonts w:ascii="Arial" w:hAnsi="Arial" w:eastAsia="Arial" w:cs="Arial"/>
                <w:b w:val="1"/>
                <w:bCs w:val="1"/>
              </w:rPr>
            </w:pPr>
            <w:r w:rsidRPr="238D70B0" w:rsidR="7037E771">
              <w:rPr>
                <w:rFonts w:ascii="Arial" w:hAnsi="Arial" w:eastAsia="Arial" w:cs="Arial"/>
                <w:b w:val="1"/>
                <w:bCs w:val="1"/>
              </w:rPr>
              <w:t xml:space="preserve">Turnip </w:t>
            </w:r>
            <w:r w:rsidRPr="238D70B0" w:rsidR="6B11D670">
              <w:rPr>
                <w:rFonts w:ascii="Arial" w:hAnsi="Arial" w:eastAsia="Arial" w:cs="Arial"/>
                <w:b w:val="1"/>
                <w:bCs w:val="1"/>
              </w:rPr>
              <w:t>E</w:t>
            </w:r>
            <w:r w:rsidRPr="238D70B0" w:rsidR="7037E771">
              <w:rPr>
                <w:rFonts w:ascii="Arial" w:hAnsi="Arial" w:eastAsia="Arial" w:cs="Arial"/>
                <w:b w:val="1"/>
                <w:bCs w:val="1"/>
              </w:rPr>
              <w:t>xtract (ul)</w:t>
            </w:r>
          </w:p>
        </w:tc>
        <w:tc>
          <w:tcPr>
            <w:tcW w:w="1775" w:type="dxa"/>
            <w:shd w:val="clear" w:color="auto" w:fill="auto"/>
            <w:tcMar/>
          </w:tcPr>
          <w:p w:rsidRPr="00664495" w:rsidR="00C62567" w:rsidP="238D70B0" w:rsidRDefault="00C62567" w14:paraId="354FB11E" w14:textId="3978B463">
            <w:pPr>
              <w:spacing w:after="0"/>
              <w:jc w:val="center"/>
              <w:rPr>
                <w:rFonts w:ascii="Arial" w:hAnsi="Arial" w:eastAsia="Arial" w:cs="Arial"/>
                <w:b w:val="1"/>
                <w:bCs w:val="1"/>
              </w:rPr>
            </w:pPr>
            <w:r w:rsidRPr="238D70B0" w:rsidR="7037E771">
              <w:rPr>
                <w:rFonts w:ascii="Arial" w:hAnsi="Arial" w:eastAsia="Arial" w:cs="Arial"/>
                <w:b w:val="1"/>
                <w:bCs w:val="1"/>
                <w:sz w:val="20"/>
                <w:szCs w:val="20"/>
              </w:rPr>
              <w:t xml:space="preserve">Buffered </w:t>
            </w:r>
            <w:r w:rsidRPr="238D70B0" w:rsidR="51478FCE">
              <w:rPr>
                <w:rFonts w:ascii="Arial" w:hAnsi="Arial" w:eastAsia="Arial" w:cs="Arial"/>
                <w:b w:val="1"/>
                <w:bCs w:val="1"/>
                <w:sz w:val="20"/>
                <w:szCs w:val="20"/>
              </w:rPr>
              <w:t>S</w:t>
            </w:r>
            <w:r w:rsidRPr="238D70B0" w:rsidR="7037E771">
              <w:rPr>
                <w:rFonts w:ascii="Arial" w:hAnsi="Arial" w:eastAsia="Arial" w:cs="Arial"/>
                <w:b w:val="1"/>
                <w:bCs w:val="1"/>
                <w:sz w:val="20"/>
                <w:szCs w:val="20"/>
              </w:rPr>
              <w:t xml:space="preserve">ubstrate </w:t>
            </w:r>
            <w:r w:rsidRPr="238D70B0" w:rsidR="7BC19A17">
              <w:rPr>
                <w:rFonts w:ascii="Arial" w:hAnsi="Arial" w:eastAsia="Arial" w:cs="Arial"/>
                <w:b w:val="1"/>
                <w:bCs w:val="1"/>
                <w:sz w:val="20"/>
                <w:szCs w:val="20"/>
              </w:rPr>
              <w:t>M</w:t>
            </w:r>
            <w:r w:rsidRPr="238D70B0" w:rsidR="7037E771">
              <w:rPr>
                <w:rFonts w:ascii="Arial" w:hAnsi="Arial" w:eastAsia="Arial" w:cs="Arial"/>
                <w:b w:val="1"/>
                <w:bCs w:val="1"/>
                <w:sz w:val="20"/>
                <w:szCs w:val="20"/>
              </w:rPr>
              <w:t>ix (ul)</w:t>
            </w:r>
          </w:p>
        </w:tc>
        <w:tc>
          <w:tcPr>
            <w:tcW w:w="981" w:type="dxa"/>
            <w:shd w:val="clear" w:color="auto" w:fill="auto"/>
            <w:tcMar/>
          </w:tcPr>
          <w:p w:rsidRPr="00664495" w:rsidR="00C62567" w:rsidP="238D70B0" w:rsidRDefault="00C62567" w14:paraId="4D4AA609" w14:textId="77777777">
            <w:pPr>
              <w:spacing w:after="0"/>
              <w:jc w:val="center"/>
              <w:rPr>
                <w:rFonts w:ascii="Arial" w:hAnsi="Arial" w:eastAsia="Arial" w:cs="Arial"/>
                <w:b w:val="1"/>
                <w:bCs w:val="1"/>
              </w:rPr>
            </w:pPr>
            <w:r w:rsidRPr="238D70B0" w:rsidR="7037E771">
              <w:rPr>
                <w:rFonts w:ascii="Arial" w:hAnsi="Arial" w:eastAsia="Arial" w:cs="Arial"/>
                <w:b w:val="1"/>
                <w:bCs w:val="1"/>
              </w:rPr>
              <w:t xml:space="preserve">Total </w:t>
            </w:r>
          </w:p>
          <w:p w:rsidRPr="00664495" w:rsidR="00C62567" w:rsidP="238D70B0" w:rsidRDefault="00C62567" w14:paraId="43D094D1" w14:textId="77777777">
            <w:pPr>
              <w:spacing w:after="0"/>
              <w:jc w:val="center"/>
              <w:rPr>
                <w:rFonts w:ascii="Arial" w:hAnsi="Arial" w:eastAsia="Arial" w:cs="Arial"/>
                <w:b w:val="1"/>
                <w:bCs w:val="1"/>
              </w:rPr>
            </w:pPr>
            <w:r w:rsidRPr="238D70B0" w:rsidR="7037E771">
              <w:rPr>
                <w:rFonts w:ascii="Arial" w:hAnsi="Arial" w:eastAsia="Arial" w:cs="Arial"/>
                <w:b w:val="1"/>
                <w:bCs w:val="1"/>
              </w:rPr>
              <w:t>(ml)</w:t>
            </w:r>
          </w:p>
        </w:tc>
      </w:tr>
      <w:tr w:rsidRPr="00664495" w:rsidR="0082106B" w:rsidTr="238D70B0" w14:paraId="52B9F62C" w14:textId="77777777">
        <w:trPr/>
        <w:tc>
          <w:tcPr>
            <w:tcW w:w="1753" w:type="dxa"/>
            <w:shd w:val="clear" w:color="auto" w:fill="auto"/>
            <w:tcMar/>
          </w:tcPr>
          <w:p w:rsidRPr="00664495" w:rsidR="0082106B" w:rsidP="238D70B0" w:rsidRDefault="0082106B" w14:paraId="2E16611B" w14:textId="77777777">
            <w:pPr>
              <w:spacing w:before="240" w:after="0" w:line="240" w:lineRule="auto"/>
              <w:jc w:val="center"/>
              <w:rPr>
                <w:rFonts w:ascii="Arial" w:hAnsi="Arial" w:eastAsia="Arial" w:cs="Arial"/>
                <w:b w:val="1"/>
                <w:bCs w:val="1"/>
              </w:rPr>
            </w:pPr>
            <w:r w:rsidRPr="238D70B0" w:rsidR="6B3C026D">
              <w:rPr>
                <w:rFonts w:ascii="Arial" w:hAnsi="Arial" w:eastAsia="Arial" w:cs="Arial"/>
                <w:b w:val="1"/>
                <w:bCs w:val="1"/>
              </w:rPr>
              <w:t>Ice water</w:t>
            </w:r>
          </w:p>
        </w:tc>
        <w:tc>
          <w:tcPr>
            <w:tcW w:w="1575" w:type="dxa"/>
            <w:shd w:val="clear" w:color="auto" w:fill="auto"/>
            <w:tcMar/>
          </w:tcPr>
          <w:p w:rsidRPr="00664495" w:rsidR="0082106B" w:rsidP="238D70B0" w:rsidRDefault="0082106B" w14:paraId="2B98067A" w14:textId="77777777">
            <w:pPr>
              <w:spacing w:before="240" w:after="0"/>
              <w:jc w:val="center"/>
              <w:rPr>
                <w:rFonts w:ascii="Arial" w:hAnsi="Arial" w:eastAsia="Arial" w:cs="Arial"/>
              </w:rPr>
            </w:pPr>
            <w:r w:rsidRPr="238D70B0" w:rsidR="6B3C026D">
              <w:rPr>
                <w:rFonts w:ascii="Arial" w:hAnsi="Arial" w:eastAsia="Arial" w:cs="Arial"/>
              </w:rPr>
              <w:t xml:space="preserve">____ </w:t>
            </w:r>
            <w:r w:rsidRPr="238D70B0" w:rsidR="6B3C026D">
              <w:rPr>
                <w:rFonts w:ascii="Arial" w:hAnsi="Arial" w:eastAsia="Arial" w:cs="Arial"/>
                <w:b w:val="1"/>
                <w:bCs w:val="1"/>
                <w:vertAlign w:val="superscript"/>
              </w:rPr>
              <w:t>o</w:t>
            </w:r>
            <w:r w:rsidRPr="238D70B0" w:rsidR="6B3C026D">
              <w:rPr>
                <w:rFonts w:ascii="Arial" w:hAnsi="Arial" w:eastAsia="Arial" w:cs="Arial"/>
                <w:b w:val="1"/>
                <w:bCs w:val="1"/>
              </w:rPr>
              <w:t>C</w:t>
            </w:r>
          </w:p>
        </w:tc>
        <w:tc>
          <w:tcPr>
            <w:tcW w:w="1487" w:type="dxa"/>
            <w:shd w:val="clear" w:color="auto" w:fill="auto"/>
            <w:tcMar/>
          </w:tcPr>
          <w:p w:rsidRPr="00664495" w:rsidR="0082106B" w:rsidP="238D70B0" w:rsidRDefault="0082106B" w14:paraId="023D3C9B" w14:textId="249A0383">
            <w:pPr>
              <w:spacing w:before="240" w:after="0"/>
              <w:jc w:val="center"/>
              <w:rPr>
                <w:rFonts w:ascii="Arial" w:hAnsi="Arial" w:eastAsia="Arial" w:cs="Arial"/>
              </w:rPr>
            </w:pPr>
            <w:r w:rsidRPr="238D70B0" w:rsidR="6B3C026D">
              <w:rPr>
                <w:rFonts w:ascii="Arial" w:hAnsi="Arial" w:eastAsia="Arial" w:cs="Arial"/>
              </w:rPr>
              <w:t>2.2</w:t>
            </w:r>
          </w:p>
        </w:tc>
        <w:tc>
          <w:tcPr>
            <w:tcW w:w="1523" w:type="dxa"/>
            <w:shd w:val="clear" w:color="auto" w:fill="auto"/>
            <w:tcMar/>
          </w:tcPr>
          <w:p w:rsidRPr="00664495" w:rsidR="0082106B" w:rsidP="238D70B0" w:rsidRDefault="0082106B" w14:paraId="024AC853" w14:textId="73F692A9">
            <w:pPr>
              <w:spacing w:before="240" w:after="0"/>
              <w:jc w:val="center"/>
              <w:rPr>
                <w:rFonts w:ascii="Arial" w:hAnsi="Arial" w:eastAsia="Arial" w:cs="Arial"/>
              </w:rPr>
            </w:pPr>
            <w:r w:rsidRPr="238D70B0" w:rsidR="6B3C026D">
              <w:rPr>
                <w:rFonts w:ascii="Arial" w:hAnsi="Arial" w:eastAsia="Arial" w:cs="Arial"/>
              </w:rPr>
              <w:t>400</w:t>
            </w:r>
          </w:p>
        </w:tc>
        <w:tc>
          <w:tcPr>
            <w:tcW w:w="1775" w:type="dxa"/>
            <w:shd w:val="clear" w:color="auto" w:fill="auto"/>
            <w:tcMar/>
          </w:tcPr>
          <w:p w:rsidRPr="00664495" w:rsidR="0082106B" w:rsidP="238D70B0" w:rsidRDefault="0082106B" w14:paraId="09F3CC9C" w14:textId="298B8D5F">
            <w:pPr>
              <w:spacing w:before="240" w:after="0"/>
              <w:jc w:val="center"/>
              <w:rPr>
                <w:rFonts w:ascii="Arial" w:hAnsi="Arial" w:eastAsia="Arial" w:cs="Arial"/>
              </w:rPr>
            </w:pPr>
            <w:r w:rsidRPr="238D70B0" w:rsidR="6B3C026D">
              <w:rPr>
                <w:rFonts w:ascii="Arial" w:hAnsi="Arial" w:eastAsia="Arial" w:cs="Arial"/>
              </w:rPr>
              <w:t>400</w:t>
            </w:r>
          </w:p>
        </w:tc>
        <w:tc>
          <w:tcPr>
            <w:tcW w:w="981" w:type="dxa"/>
            <w:shd w:val="clear" w:color="auto" w:fill="auto"/>
            <w:tcMar/>
          </w:tcPr>
          <w:p w:rsidRPr="00664495" w:rsidR="0082106B" w:rsidP="238D70B0" w:rsidRDefault="0082106B" w14:paraId="68FD267A" w14:textId="50D4AD65">
            <w:pPr>
              <w:spacing w:before="240" w:after="0"/>
              <w:jc w:val="center"/>
              <w:rPr>
                <w:rFonts w:ascii="Arial" w:hAnsi="Arial" w:eastAsia="Arial" w:cs="Arial"/>
              </w:rPr>
            </w:pPr>
            <w:r w:rsidRPr="238D70B0" w:rsidR="6B3C026D">
              <w:rPr>
                <w:rFonts w:ascii="Arial" w:hAnsi="Arial" w:eastAsia="Arial" w:cs="Arial"/>
              </w:rPr>
              <w:t>3.0</w:t>
            </w:r>
          </w:p>
        </w:tc>
      </w:tr>
      <w:tr w:rsidRPr="00664495" w:rsidR="0082106B" w:rsidTr="238D70B0" w14:paraId="3D398441" w14:textId="77777777">
        <w:trPr/>
        <w:tc>
          <w:tcPr>
            <w:tcW w:w="1753" w:type="dxa"/>
            <w:shd w:val="clear" w:color="auto" w:fill="auto"/>
            <w:tcMar/>
          </w:tcPr>
          <w:p w:rsidRPr="00664495" w:rsidR="0082106B" w:rsidP="238D70B0" w:rsidRDefault="0082106B" w14:paraId="4325D42B" w14:textId="77777777">
            <w:pPr>
              <w:spacing w:after="0" w:line="240" w:lineRule="auto"/>
              <w:jc w:val="center"/>
              <w:rPr>
                <w:rFonts w:ascii="Arial" w:hAnsi="Arial" w:eastAsia="Arial" w:cs="Arial"/>
                <w:b w:val="1"/>
                <w:bCs w:val="1"/>
              </w:rPr>
            </w:pPr>
            <w:r w:rsidRPr="238D70B0" w:rsidR="6B3C026D">
              <w:rPr>
                <w:rFonts w:ascii="Arial" w:hAnsi="Arial" w:eastAsia="Arial" w:cs="Arial"/>
                <w:b w:val="1"/>
                <w:bCs w:val="1"/>
              </w:rPr>
              <w:t>Room Temperature</w:t>
            </w:r>
          </w:p>
        </w:tc>
        <w:tc>
          <w:tcPr>
            <w:tcW w:w="1575" w:type="dxa"/>
            <w:shd w:val="clear" w:color="auto" w:fill="auto"/>
            <w:tcMar/>
          </w:tcPr>
          <w:p w:rsidRPr="00664495" w:rsidR="0082106B" w:rsidP="238D70B0" w:rsidRDefault="0082106B" w14:paraId="1D495BD3" w14:textId="77777777">
            <w:pPr>
              <w:spacing w:after="0"/>
              <w:jc w:val="center"/>
              <w:rPr>
                <w:rFonts w:ascii="Arial" w:hAnsi="Arial" w:eastAsia="Arial" w:cs="Arial"/>
              </w:rPr>
            </w:pPr>
          </w:p>
          <w:p w:rsidRPr="00664495" w:rsidR="0082106B" w:rsidP="238D70B0" w:rsidRDefault="0082106B" w14:paraId="22547E34" w14:textId="77777777">
            <w:pPr>
              <w:spacing w:after="0"/>
              <w:jc w:val="center"/>
              <w:rPr>
                <w:rFonts w:ascii="Arial" w:hAnsi="Arial" w:eastAsia="Arial" w:cs="Arial"/>
              </w:rPr>
            </w:pPr>
            <w:r w:rsidRPr="238D70B0" w:rsidR="6B3C026D">
              <w:rPr>
                <w:rFonts w:ascii="Arial" w:hAnsi="Arial" w:eastAsia="Arial" w:cs="Arial"/>
              </w:rPr>
              <w:t xml:space="preserve">____ </w:t>
            </w:r>
            <w:r w:rsidRPr="238D70B0" w:rsidR="6B3C026D">
              <w:rPr>
                <w:rFonts w:ascii="Arial" w:hAnsi="Arial" w:eastAsia="Arial" w:cs="Arial"/>
                <w:b w:val="1"/>
                <w:bCs w:val="1"/>
                <w:vertAlign w:val="superscript"/>
              </w:rPr>
              <w:t>o</w:t>
            </w:r>
            <w:r w:rsidRPr="238D70B0" w:rsidR="6B3C026D">
              <w:rPr>
                <w:rFonts w:ascii="Arial" w:hAnsi="Arial" w:eastAsia="Arial" w:cs="Arial"/>
                <w:b w:val="1"/>
                <w:bCs w:val="1"/>
              </w:rPr>
              <w:t>C</w:t>
            </w:r>
          </w:p>
        </w:tc>
        <w:tc>
          <w:tcPr>
            <w:tcW w:w="1487" w:type="dxa"/>
            <w:shd w:val="clear" w:color="auto" w:fill="auto"/>
            <w:tcMar/>
          </w:tcPr>
          <w:p w:rsidRPr="00664495" w:rsidR="0082106B" w:rsidP="238D70B0" w:rsidRDefault="0082106B" w14:paraId="5BDA6CB7" w14:textId="77777777">
            <w:pPr>
              <w:spacing w:after="0"/>
              <w:jc w:val="center"/>
              <w:rPr>
                <w:rFonts w:ascii="Arial" w:hAnsi="Arial" w:eastAsia="Arial" w:cs="Arial"/>
              </w:rPr>
            </w:pPr>
          </w:p>
          <w:p w:rsidRPr="00664495" w:rsidR="0082106B" w:rsidP="238D70B0" w:rsidRDefault="0082106B" w14:paraId="1E7A4E7C" w14:textId="658995E0">
            <w:pPr>
              <w:spacing w:after="0"/>
              <w:jc w:val="center"/>
              <w:rPr>
                <w:rFonts w:ascii="Arial" w:hAnsi="Arial" w:eastAsia="Arial" w:cs="Arial"/>
              </w:rPr>
            </w:pPr>
            <w:r w:rsidRPr="238D70B0" w:rsidR="6B3C026D">
              <w:rPr>
                <w:rFonts w:ascii="Arial" w:hAnsi="Arial" w:eastAsia="Arial" w:cs="Arial"/>
              </w:rPr>
              <w:t>2.2</w:t>
            </w:r>
          </w:p>
        </w:tc>
        <w:tc>
          <w:tcPr>
            <w:tcW w:w="1523" w:type="dxa"/>
            <w:shd w:val="clear" w:color="auto" w:fill="auto"/>
            <w:tcMar/>
          </w:tcPr>
          <w:p w:rsidRPr="00664495" w:rsidR="0082106B" w:rsidP="238D70B0" w:rsidRDefault="0082106B" w14:paraId="6A4793B4" w14:textId="77777777">
            <w:pPr>
              <w:spacing w:after="0"/>
              <w:jc w:val="center"/>
              <w:rPr>
                <w:rFonts w:ascii="Arial" w:hAnsi="Arial" w:eastAsia="Arial" w:cs="Arial"/>
              </w:rPr>
            </w:pPr>
          </w:p>
          <w:p w:rsidRPr="00664495" w:rsidR="0082106B" w:rsidP="238D70B0" w:rsidRDefault="0082106B" w14:paraId="5521AA5C" w14:textId="56FA5EB8">
            <w:pPr>
              <w:spacing w:after="0"/>
              <w:jc w:val="center"/>
              <w:rPr>
                <w:rFonts w:ascii="Arial" w:hAnsi="Arial" w:eastAsia="Arial" w:cs="Arial"/>
              </w:rPr>
            </w:pPr>
            <w:r w:rsidRPr="238D70B0" w:rsidR="6B3C026D">
              <w:rPr>
                <w:rFonts w:ascii="Arial" w:hAnsi="Arial" w:eastAsia="Arial" w:cs="Arial"/>
              </w:rPr>
              <w:t>400</w:t>
            </w:r>
          </w:p>
        </w:tc>
        <w:tc>
          <w:tcPr>
            <w:tcW w:w="1775" w:type="dxa"/>
            <w:shd w:val="clear" w:color="auto" w:fill="auto"/>
            <w:tcMar/>
          </w:tcPr>
          <w:p w:rsidRPr="00664495" w:rsidR="0082106B" w:rsidP="238D70B0" w:rsidRDefault="0082106B" w14:paraId="5E109C1F" w14:textId="77777777">
            <w:pPr>
              <w:spacing w:after="0"/>
              <w:jc w:val="center"/>
              <w:rPr>
                <w:rFonts w:ascii="Arial" w:hAnsi="Arial" w:eastAsia="Arial" w:cs="Arial"/>
              </w:rPr>
            </w:pPr>
          </w:p>
          <w:p w:rsidRPr="00664495" w:rsidR="0082106B" w:rsidP="238D70B0" w:rsidRDefault="0082106B" w14:paraId="079177EC" w14:textId="3E4244F4">
            <w:pPr>
              <w:spacing w:after="0"/>
              <w:jc w:val="center"/>
              <w:rPr>
                <w:rFonts w:ascii="Arial" w:hAnsi="Arial" w:eastAsia="Arial" w:cs="Arial"/>
              </w:rPr>
            </w:pPr>
            <w:r w:rsidRPr="238D70B0" w:rsidR="6B3C026D">
              <w:rPr>
                <w:rFonts w:ascii="Arial" w:hAnsi="Arial" w:eastAsia="Arial" w:cs="Arial"/>
              </w:rPr>
              <w:t>400</w:t>
            </w:r>
          </w:p>
        </w:tc>
        <w:tc>
          <w:tcPr>
            <w:tcW w:w="981" w:type="dxa"/>
            <w:shd w:val="clear" w:color="auto" w:fill="auto"/>
            <w:tcMar/>
          </w:tcPr>
          <w:p w:rsidRPr="00664495" w:rsidR="0082106B" w:rsidP="238D70B0" w:rsidRDefault="0082106B" w14:paraId="0F5C0981" w14:textId="77777777">
            <w:pPr>
              <w:spacing w:after="0"/>
              <w:jc w:val="center"/>
              <w:rPr>
                <w:rFonts w:ascii="Arial" w:hAnsi="Arial" w:eastAsia="Arial" w:cs="Arial"/>
              </w:rPr>
            </w:pPr>
          </w:p>
          <w:p w:rsidRPr="00664495" w:rsidR="0082106B" w:rsidP="238D70B0" w:rsidRDefault="0082106B" w14:paraId="72B24CCF" w14:textId="58E54A91">
            <w:pPr>
              <w:spacing w:after="0"/>
              <w:jc w:val="center"/>
              <w:rPr>
                <w:rFonts w:ascii="Arial" w:hAnsi="Arial" w:eastAsia="Arial" w:cs="Arial"/>
              </w:rPr>
            </w:pPr>
            <w:r w:rsidRPr="238D70B0" w:rsidR="6B3C026D">
              <w:rPr>
                <w:rFonts w:ascii="Arial" w:hAnsi="Arial" w:eastAsia="Arial" w:cs="Arial"/>
              </w:rPr>
              <w:t>3.0</w:t>
            </w:r>
          </w:p>
        </w:tc>
      </w:tr>
      <w:tr w:rsidRPr="00664495" w:rsidR="00C62567" w:rsidTr="238D70B0" w14:paraId="5993C80F" w14:textId="77777777">
        <w:trPr/>
        <w:tc>
          <w:tcPr>
            <w:tcW w:w="1753" w:type="dxa"/>
            <w:shd w:val="clear" w:color="auto" w:fill="auto"/>
            <w:tcMar/>
          </w:tcPr>
          <w:p w:rsidRPr="00664495" w:rsidR="00C62567" w:rsidP="238D70B0" w:rsidRDefault="00C62567" w14:paraId="6293908C" w14:textId="77777777">
            <w:pPr>
              <w:spacing w:after="0" w:line="240" w:lineRule="auto"/>
              <w:jc w:val="center"/>
              <w:rPr>
                <w:rFonts w:ascii="Arial" w:hAnsi="Arial" w:eastAsia="Arial" w:cs="Arial"/>
                <w:b w:val="1"/>
                <w:bCs w:val="1"/>
              </w:rPr>
            </w:pPr>
            <w:r w:rsidRPr="238D70B0" w:rsidR="7037E771">
              <w:rPr>
                <w:rFonts w:ascii="Arial" w:hAnsi="Arial" w:eastAsia="Arial" w:cs="Arial"/>
                <w:b w:val="1"/>
                <w:bCs w:val="1"/>
              </w:rPr>
              <w:t>Body Temperature</w:t>
            </w:r>
          </w:p>
        </w:tc>
        <w:tc>
          <w:tcPr>
            <w:tcW w:w="1575" w:type="dxa"/>
            <w:shd w:val="clear" w:color="auto" w:fill="auto"/>
            <w:tcMar/>
          </w:tcPr>
          <w:p w:rsidRPr="00664495" w:rsidR="00C62567" w:rsidP="238D70B0" w:rsidRDefault="00C62567" w14:paraId="521D2A04" w14:textId="77777777">
            <w:pPr>
              <w:spacing w:after="0"/>
              <w:jc w:val="center"/>
              <w:rPr>
                <w:rFonts w:ascii="Arial" w:hAnsi="Arial" w:eastAsia="Arial" w:cs="Arial"/>
              </w:rPr>
            </w:pPr>
          </w:p>
          <w:p w:rsidRPr="00664495" w:rsidR="00C62567" w:rsidP="238D70B0" w:rsidRDefault="0039321C" w14:paraId="43E1CF84" w14:textId="77777777">
            <w:pPr>
              <w:spacing w:after="0"/>
              <w:jc w:val="center"/>
              <w:rPr>
                <w:rFonts w:ascii="Arial" w:hAnsi="Arial" w:eastAsia="Arial" w:cs="Arial"/>
              </w:rPr>
            </w:pPr>
            <w:r w:rsidRPr="238D70B0" w:rsidR="501987AC">
              <w:rPr>
                <w:rFonts w:ascii="Arial" w:hAnsi="Arial" w:eastAsia="Arial" w:cs="Arial"/>
              </w:rPr>
              <w:t xml:space="preserve">____ </w:t>
            </w:r>
            <w:r w:rsidRPr="238D70B0" w:rsidR="501987AC">
              <w:rPr>
                <w:rFonts w:ascii="Arial" w:hAnsi="Arial" w:eastAsia="Arial" w:cs="Arial"/>
                <w:b w:val="1"/>
                <w:bCs w:val="1"/>
                <w:vertAlign w:val="superscript"/>
              </w:rPr>
              <w:t>o</w:t>
            </w:r>
            <w:r w:rsidRPr="238D70B0" w:rsidR="501987AC">
              <w:rPr>
                <w:rFonts w:ascii="Arial" w:hAnsi="Arial" w:eastAsia="Arial" w:cs="Arial"/>
                <w:b w:val="1"/>
                <w:bCs w:val="1"/>
              </w:rPr>
              <w:t>C</w:t>
            </w:r>
          </w:p>
        </w:tc>
        <w:tc>
          <w:tcPr>
            <w:tcW w:w="1487" w:type="dxa"/>
            <w:shd w:val="clear" w:color="auto" w:fill="auto"/>
            <w:tcMar/>
          </w:tcPr>
          <w:p w:rsidRPr="00664495" w:rsidR="0039321C" w:rsidP="238D70B0" w:rsidRDefault="0039321C" w14:paraId="48E2E2A7" w14:textId="77777777">
            <w:pPr>
              <w:spacing w:after="0"/>
              <w:jc w:val="center"/>
              <w:rPr>
                <w:rFonts w:ascii="Arial" w:hAnsi="Arial" w:eastAsia="Arial" w:cs="Arial"/>
              </w:rPr>
            </w:pPr>
          </w:p>
          <w:p w:rsidRPr="00664495" w:rsidR="00C62567" w:rsidP="238D70B0" w:rsidRDefault="00C62567" w14:paraId="431E097E" w14:textId="77777777">
            <w:pPr>
              <w:spacing w:after="0"/>
              <w:jc w:val="center"/>
              <w:rPr>
                <w:rFonts w:ascii="Arial" w:hAnsi="Arial" w:eastAsia="Arial" w:cs="Arial"/>
              </w:rPr>
            </w:pPr>
            <w:r w:rsidRPr="238D70B0" w:rsidR="7037E771">
              <w:rPr>
                <w:rFonts w:ascii="Arial" w:hAnsi="Arial" w:eastAsia="Arial" w:cs="Arial"/>
              </w:rPr>
              <w:t>2.2</w:t>
            </w:r>
          </w:p>
        </w:tc>
        <w:tc>
          <w:tcPr>
            <w:tcW w:w="1523" w:type="dxa"/>
            <w:shd w:val="clear" w:color="auto" w:fill="auto"/>
            <w:tcMar/>
          </w:tcPr>
          <w:p w:rsidRPr="00664495" w:rsidR="0039321C" w:rsidP="238D70B0" w:rsidRDefault="0039321C" w14:paraId="725F0508" w14:textId="77777777">
            <w:pPr>
              <w:spacing w:after="0"/>
              <w:jc w:val="center"/>
              <w:rPr>
                <w:rFonts w:ascii="Arial" w:hAnsi="Arial" w:eastAsia="Arial" w:cs="Arial"/>
              </w:rPr>
            </w:pPr>
          </w:p>
          <w:p w:rsidRPr="00664495" w:rsidR="00C62567" w:rsidP="238D70B0" w:rsidRDefault="00C62567" w14:paraId="4250F114" w14:textId="77777777">
            <w:pPr>
              <w:spacing w:after="0"/>
              <w:jc w:val="center"/>
              <w:rPr>
                <w:rFonts w:ascii="Arial" w:hAnsi="Arial" w:eastAsia="Arial" w:cs="Arial"/>
              </w:rPr>
            </w:pPr>
            <w:r w:rsidRPr="238D70B0" w:rsidR="7037E771">
              <w:rPr>
                <w:rFonts w:ascii="Arial" w:hAnsi="Arial" w:eastAsia="Arial" w:cs="Arial"/>
              </w:rPr>
              <w:t>400</w:t>
            </w:r>
          </w:p>
        </w:tc>
        <w:tc>
          <w:tcPr>
            <w:tcW w:w="1775" w:type="dxa"/>
            <w:shd w:val="clear" w:color="auto" w:fill="auto"/>
            <w:tcMar/>
          </w:tcPr>
          <w:p w:rsidRPr="00664495" w:rsidR="0039321C" w:rsidP="238D70B0" w:rsidRDefault="0039321C" w14:paraId="363D58C5" w14:textId="77777777">
            <w:pPr>
              <w:spacing w:after="0"/>
              <w:jc w:val="center"/>
              <w:rPr>
                <w:rFonts w:ascii="Arial" w:hAnsi="Arial" w:eastAsia="Arial" w:cs="Arial"/>
              </w:rPr>
            </w:pPr>
          </w:p>
          <w:p w:rsidRPr="00664495" w:rsidR="00C62567" w:rsidP="238D70B0" w:rsidRDefault="00C62567" w14:paraId="6A834280" w14:textId="77777777">
            <w:pPr>
              <w:spacing w:after="0"/>
              <w:jc w:val="center"/>
              <w:rPr>
                <w:rFonts w:ascii="Arial" w:hAnsi="Arial" w:eastAsia="Arial" w:cs="Arial"/>
              </w:rPr>
            </w:pPr>
            <w:r w:rsidRPr="238D70B0" w:rsidR="7037E771">
              <w:rPr>
                <w:rFonts w:ascii="Arial" w:hAnsi="Arial" w:eastAsia="Arial" w:cs="Arial"/>
              </w:rPr>
              <w:t>400</w:t>
            </w:r>
          </w:p>
        </w:tc>
        <w:tc>
          <w:tcPr>
            <w:tcW w:w="981" w:type="dxa"/>
            <w:shd w:val="clear" w:color="auto" w:fill="auto"/>
            <w:tcMar/>
          </w:tcPr>
          <w:p w:rsidRPr="00664495" w:rsidR="0039321C" w:rsidP="238D70B0" w:rsidRDefault="0039321C" w14:paraId="489B0689" w14:textId="77777777">
            <w:pPr>
              <w:spacing w:after="0"/>
              <w:jc w:val="center"/>
              <w:rPr>
                <w:rFonts w:ascii="Arial" w:hAnsi="Arial" w:eastAsia="Arial" w:cs="Arial"/>
              </w:rPr>
            </w:pPr>
          </w:p>
          <w:p w:rsidRPr="00664495" w:rsidR="00C62567" w:rsidP="238D70B0" w:rsidRDefault="00C62567" w14:paraId="7E568E08" w14:textId="77777777">
            <w:pPr>
              <w:spacing w:after="0"/>
              <w:jc w:val="center"/>
              <w:rPr>
                <w:rFonts w:ascii="Arial" w:hAnsi="Arial" w:eastAsia="Arial" w:cs="Arial"/>
              </w:rPr>
            </w:pPr>
            <w:r w:rsidRPr="238D70B0" w:rsidR="7037E771">
              <w:rPr>
                <w:rFonts w:ascii="Arial" w:hAnsi="Arial" w:eastAsia="Arial" w:cs="Arial"/>
              </w:rPr>
              <w:t>3.0</w:t>
            </w:r>
          </w:p>
        </w:tc>
      </w:tr>
      <w:tr w:rsidRPr="00664495" w:rsidR="0082106B" w:rsidTr="238D70B0" w14:paraId="38589BEF" w14:textId="77777777">
        <w:trPr>
          <w:trHeight w:val="50"/>
        </w:trPr>
        <w:tc>
          <w:tcPr>
            <w:tcW w:w="1753" w:type="dxa"/>
            <w:shd w:val="clear" w:color="auto" w:fill="auto"/>
            <w:tcMar/>
          </w:tcPr>
          <w:p w:rsidRPr="00664495" w:rsidR="0082106B" w:rsidP="238D70B0" w:rsidRDefault="0082106B" w14:paraId="156ECABB" w14:textId="77777777">
            <w:pPr>
              <w:spacing w:before="240" w:after="0" w:line="240" w:lineRule="auto"/>
              <w:jc w:val="center"/>
              <w:rPr>
                <w:rFonts w:ascii="Arial" w:hAnsi="Arial" w:eastAsia="Arial" w:cs="Arial"/>
                <w:b w:val="1"/>
                <w:bCs w:val="1"/>
              </w:rPr>
            </w:pPr>
            <w:r w:rsidRPr="238D70B0" w:rsidR="6B3C026D">
              <w:rPr>
                <w:rFonts w:ascii="Arial" w:hAnsi="Arial" w:eastAsia="Arial" w:cs="Arial"/>
                <w:b w:val="1"/>
                <w:bCs w:val="1"/>
              </w:rPr>
              <w:t>Boiling water</w:t>
            </w:r>
          </w:p>
        </w:tc>
        <w:tc>
          <w:tcPr>
            <w:tcW w:w="1575" w:type="dxa"/>
            <w:shd w:val="clear" w:color="auto" w:fill="auto"/>
            <w:tcMar/>
          </w:tcPr>
          <w:p w:rsidRPr="00664495" w:rsidR="0082106B" w:rsidP="238D70B0" w:rsidRDefault="0082106B" w14:paraId="56643542" w14:textId="77777777">
            <w:pPr>
              <w:spacing w:before="240" w:after="0"/>
              <w:jc w:val="center"/>
              <w:rPr>
                <w:rFonts w:ascii="Arial" w:hAnsi="Arial" w:eastAsia="Arial" w:cs="Arial"/>
              </w:rPr>
            </w:pPr>
            <w:r w:rsidRPr="238D70B0" w:rsidR="6B3C026D">
              <w:rPr>
                <w:rFonts w:ascii="Arial" w:hAnsi="Arial" w:eastAsia="Arial" w:cs="Arial"/>
              </w:rPr>
              <w:t xml:space="preserve">____ </w:t>
            </w:r>
            <w:r w:rsidRPr="238D70B0" w:rsidR="6B3C026D">
              <w:rPr>
                <w:rFonts w:ascii="Arial" w:hAnsi="Arial" w:eastAsia="Arial" w:cs="Arial"/>
                <w:b w:val="1"/>
                <w:bCs w:val="1"/>
                <w:vertAlign w:val="superscript"/>
              </w:rPr>
              <w:t>o</w:t>
            </w:r>
            <w:r w:rsidRPr="238D70B0" w:rsidR="6B3C026D">
              <w:rPr>
                <w:rFonts w:ascii="Arial" w:hAnsi="Arial" w:eastAsia="Arial" w:cs="Arial"/>
                <w:b w:val="1"/>
                <w:bCs w:val="1"/>
              </w:rPr>
              <w:t>C</w:t>
            </w:r>
          </w:p>
        </w:tc>
        <w:tc>
          <w:tcPr>
            <w:tcW w:w="1487" w:type="dxa"/>
            <w:shd w:val="clear" w:color="auto" w:fill="auto"/>
            <w:tcMar/>
          </w:tcPr>
          <w:p w:rsidRPr="00664495" w:rsidR="0082106B" w:rsidP="238D70B0" w:rsidRDefault="0082106B" w14:paraId="5D5C1033" w14:textId="78828B9C">
            <w:pPr>
              <w:spacing w:before="240" w:after="0"/>
              <w:jc w:val="center"/>
              <w:rPr>
                <w:rFonts w:ascii="Arial" w:hAnsi="Arial" w:eastAsia="Arial" w:cs="Arial"/>
              </w:rPr>
            </w:pPr>
            <w:r w:rsidRPr="238D70B0" w:rsidR="6B3C026D">
              <w:rPr>
                <w:rFonts w:ascii="Arial" w:hAnsi="Arial" w:eastAsia="Arial" w:cs="Arial"/>
              </w:rPr>
              <w:t>2.2</w:t>
            </w:r>
          </w:p>
        </w:tc>
        <w:tc>
          <w:tcPr>
            <w:tcW w:w="1523" w:type="dxa"/>
            <w:shd w:val="clear" w:color="auto" w:fill="auto"/>
            <w:tcMar/>
          </w:tcPr>
          <w:p w:rsidRPr="00664495" w:rsidR="0082106B" w:rsidP="238D70B0" w:rsidRDefault="0082106B" w14:paraId="2FE64B98" w14:textId="0DF7D1D6">
            <w:pPr>
              <w:spacing w:before="240" w:after="0"/>
              <w:jc w:val="center"/>
              <w:rPr>
                <w:rFonts w:ascii="Arial" w:hAnsi="Arial" w:eastAsia="Arial" w:cs="Arial"/>
              </w:rPr>
            </w:pPr>
            <w:r w:rsidRPr="238D70B0" w:rsidR="6B3C026D">
              <w:rPr>
                <w:rFonts w:ascii="Arial" w:hAnsi="Arial" w:eastAsia="Arial" w:cs="Arial"/>
              </w:rPr>
              <w:t>400</w:t>
            </w:r>
          </w:p>
        </w:tc>
        <w:tc>
          <w:tcPr>
            <w:tcW w:w="1775" w:type="dxa"/>
            <w:shd w:val="clear" w:color="auto" w:fill="auto"/>
            <w:tcMar/>
          </w:tcPr>
          <w:p w:rsidRPr="00664495" w:rsidR="0082106B" w:rsidP="238D70B0" w:rsidRDefault="0082106B" w14:paraId="30EEE29B" w14:textId="7E372054">
            <w:pPr>
              <w:spacing w:before="240" w:after="0"/>
              <w:jc w:val="center"/>
              <w:rPr>
                <w:rFonts w:ascii="Arial" w:hAnsi="Arial" w:eastAsia="Arial" w:cs="Arial"/>
              </w:rPr>
            </w:pPr>
            <w:r w:rsidRPr="238D70B0" w:rsidR="6B3C026D">
              <w:rPr>
                <w:rFonts w:ascii="Arial" w:hAnsi="Arial" w:eastAsia="Arial" w:cs="Arial"/>
              </w:rPr>
              <w:t>400</w:t>
            </w:r>
          </w:p>
        </w:tc>
        <w:tc>
          <w:tcPr>
            <w:tcW w:w="981" w:type="dxa"/>
            <w:shd w:val="clear" w:color="auto" w:fill="auto"/>
            <w:tcMar/>
          </w:tcPr>
          <w:p w:rsidRPr="00664495" w:rsidR="0082106B" w:rsidP="238D70B0" w:rsidRDefault="0082106B" w14:paraId="57782CB9" w14:textId="69BD1851">
            <w:pPr>
              <w:spacing w:before="240" w:after="0"/>
              <w:jc w:val="center"/>
              <w:rPr>
                <w:rFonts w:ascii="Arial" w:hAnsi="Arial" w:eastAsia="Arial" w:cs="Arial"/>
              </w:rPr>
            </w:pPr>
            <w:r w:rsidRPr="238D70B0" w:rsidR="6B3C026D">
              <w:rPr>
                <w:rFonts w:ascii="Arial" w:hAnsi="Arial" w:eastAsia="Arial" w:cs="Arial"/>
              </w:rPr>
              <w:t>3.0</w:t>
            </w:r>
          </w:p>
        </w:tc>
      </w:tr>
    </w:tbl>
    <w:p w:rsidRPr="00664495" w:rsidR="00481C6B" w:rsidP="238D70B0" w:rsidRDefault="00481C6B" w14:paraId="3A62FACA" w14:textId="77777777">
      <w:pPr>
        <w:spacing w:after="0"/>
        <w:ind w:left="720"/>
        <w:rPr>
          <w:rFonts w:ascii="Arial" w:hAnsi="Arial" w:eastAsia="Arial" w:cs="Arial"/>
        </w:rPr>
      </w:pPr>
    </w:p>
    <w:p w:rsidRPr="00664495" w:rsidR="00C62567" w:rsidP="238D70B0" w:rsidRDefault="00C62567" w14:paraId="023BDE7E" w14:textId="77777777">
      <w:pPr>
        <w:numPr>
          <w:ilvl w:val="1"/>
          <w:numId w:val="7"/>
        </w:numPr>
        <w:spacing w:after="0"/>
        <w:ind w:left="1440"/>
        <w:rPr>
          <w:rFonts w:ascii="Arial" w:hAnsi="Arial" w:eastAsia="Arial" w:cs="Arial"/>
        </w:rPr>
      </w:pPr>
      <w:r w:rsidRPr="238D70B0" w:rsidR="7037E771">
        <w:rPr>
          <w:rFonts w:ascii="Arial" w:hAnsi="Arial" w:eastAsia="Arial" w:cs="Arial"/>
        </w:rPr>
        <w:t>Complete the chart above</w:t>
      </w:r>
    </w:p>
    <w:p w:rsidRPr="00664495" w:rsidR="00C62567" w:rsidP="238D70B0" w:rsidRDefault="00C62567" w14:paraId="4DD349B6" w14:textId="77777777">
      <w:pPr>
        <w:numPr>
          <w:ilvl w:val="1"/>
          <w:numId w:val="7"/>
        </w:numPr>
        <w:spacing w:after="0"/>
        <w:ind w:left="1440"/>
        <w:rPr>
          <w:rFonts w:ascii="Arial" w:hAnsi="Arial" w:eastAsia="Arial" w:cs="Arial"/>
        </w:rPr>
      </w:pPr>
      <w:r w:rsidRPr="238D70B0" w:rsidR="7037E771">
        <w:rPr>
          <w:rFonts w:ascii="Arial" w:hAnsi="Arial" w:eastAsia="Arial" w:cs="Arial"/>
        </w:rPr>
        <w:t xml:space="preserve">Setup each cuvette using the amounts </w:t>
      </w:r>
      <w:bookmarkStart w:name="_Int_POZOnI0f" w:id="129817713"/>
      <w:r w:rsidRPr="238D70B0" w:rsidR="7037E771">
        <w:rPr>
          <w:rFonts w:ascii="Arial" w:hAnsi="Arial" w:eastAsia="Arial" w:cs="Arial"/>
        </w:rPr>
        <w:t>indicated</w:t>
      </w:r>
      <w:bookmarkEnd w:id="129817713"/>
      <w:r w:rsidRPr="238D70B0" w:rsidR="7037E771">
        <w:rPr>
          <w:rFonts w:ascii="Arial" w:hAnsi="Arial" w:eastAsia="Arial" w:cs="Arial"/>
        </w:rPr>
        <w:t xml:space="preserve"> in the chart above</w:t>
      </w:r>
    </w:p>
    <w:p w:rsidRPr="00664495" w:rsidR="00481C6B" w:rsidP="238D70B0" w:rsidRDefault="00481C6B" w14:paraId="3DBF9EF7" w14:textId="77777777">
      <w:pPr>
        <w:numPr>
          <w:ilvl w:val="1"/>
          <w:numId w:val="7"/>
        </w:numPr>
        <w:spacing w:after="0"/>
        <w:ind w:left="1440"/>
        <w:rPr>
          <w:rFonts w:ascii="Arial" w:hAnsi="Arial" w:eastAsia="Arial" w:cs="Arial"/>
        </w:rPr>
      </w:pPr>
      <w:r w:rsidRPr="238D70B0" w:rsidR="6E9E9880">
        <w:rPr>
          <w:rFonts w:ascii="Arial" w:hAnsi="Arial" w:eastAsia="Arial" w:cs="Arial"/>
        </w:rPr>
        <w:t xml:space="preserve">Close the lid </w:t>
      </w:r>
      <w:bookmarkStart w:name="_Int_akEUY2hm" w:id="927526778"/>
      <w:r w:rsidRPr="238D70B0" w:rsidR="6E9E9880">
        <w:rPr>
          <w:rFonts w:ascii="Arial" w:hAnsi="Arial" w:eastAsia="Arial" w:cs="Arial"/>
        </w:rPr>
        <w:t>immediately</w:t>
      </w:r>
      <w:bookmarkEnd w:id="927526778"/>
      <w:r w:rsidRPr="238D70B0" w:rsidR="6E9E9880">
        <w:rPr>
          <w:rFonts w:ascii="Arial" w:hAnsi="Arial" w:eastAsia="Arial" w:cs="Arial"/>
        </w:rPr>
        <w:t xml:space="preserve"> and hit the collect button (The green button at the right of the top bar)</w:t>
      </w:r>
    </w:p>
    <w:p w:rsidRPr="00664495" w:rsidR="00481C6B" w:rsidP="238D70B0" w:rsidRDefault="00481C6B" w14:paraId="7B423E06" w14:textId="77777777">
      <w:pPr>
        <w:numPr>
          <w:ilvl w:val="1"/>
          <w:numId w:val="7"/>
        </w:numPr>
        <w:spacing w:after="0"/>
        <w:ind w:left="1440"/>
        <w:rPr>
          <w:rFonts w:ascii="Arial" w:hAnsi="Arial" w:eastAsia="Arial" w:cs="Arial"/>
        </w:rPr>
      </w:pPr>
      <w:r w:rsidRPr="238D70B0" w:rsidR="6E9E9880">
        <w:rPr>
          <w:rFonts w:ascii="Arial" w:hAnsi="Arial" w:eastAsia="Arial" w:cs="Arial"/>
        </w:rPr>
        <w:t>Record the data from</w:t>
      </w:r>
      <w:r w:rsidRPr="238D70B0" w:rsidR="3E454298">
        <w:rPr>
          <w:rFonts w:ascii="Arial" w:hAnsi="Arial" w:eastAsia="Arial" w:cs="Arial"/>
        </w:rPr>
        <w:t xml:space="preserve"> your </w:t>
      </w:r>
      <w:r w:rsidRPr="238D70B0" w:rsidR="7F86A3DD">
        <w:rPr>
          <w:rFonts w:ascii="Arial" w:hAnsi="Arial" w:eastAsia="Arial" w:cs="Arial"/>
        </w:rPr>
        <w:t>temperature effects</w:t>
      </w:r>
      <w:r w:rsidRPr="238D70B0" w:rsidR="3E454298">
        <w:rPr>
          <w:rFonts w:ascii="Arial" w:hAnsi="Arial" w:eastAsia="Arial" w:cs="Arial"/>
        </w:rPr>
        <w:t xml:space="preserve"> experiment in</w:t>
      </w:r>
      <w:r w:rsidRPr="238D70B0" w:rsidR="6E9E9880">
        <w:rPr>
          <w:rFonts w:ascii="Arial" w:hAnsi="Arial" w:eastAsia="Arial" w:cs="Arial"/>
        </w:rPr>
        <w:t xml:space="preserve"> table</w:t>
      </w:r>
      <w:r w:rsidRPr="238D70B0" w:rsidR="3E454298">
        <w:rPr>
          <w:rFonts w:ascii="Arial" w:hAnsi="Arial" w:eastAsia="Arial" w:cs="Arial"/>
        </w:rPr>
        <w:t xml:space="preserve"> 6 of the Results section</w:t>
      </w:r>
      <w:r w:rsidRPr="238D70B0" w:rsidR="6E9E9880">
        <w:rPr>
          <w:rFonts w:ascii="Arial" w:hAnsi="Arial" w:eastAsia="Arial" w:cs="Arial"/>
        </w:rPr>
        <w:t>.</w:t>
      </w:r>
    </w:p>
    <w:p w:rsidR="29F81FAE" w:rsidP="238D70B0" w:rsidRDefault="29F81FAE" w14:paraId="136C2B44" w14:textId="2058A8E3">
      <w:pPr>
        <w:spacing w:after="0"/>
        <w:ind w:left="1440"/>
        <w:rPr>
          <w:rFonts w:ascii="Arial" w:hAnsi="Arial" w:eastAsia="Arial" w:cs="Arial"/>
        </w:rPr>
      </w:pPr>
    </w:p>
    <w:p w:rsidR="29F81FAE" w:rsidP="238D70B0" w:rsidRDefault="29F81FAE" w14:paraId="5961451B" w14:textId="73ABC70D">
      <w:pPr>
        <w:spacing w:after="0"/>
        <w:ind w:left="1440"/>
        <w:rPr>
          <w:rFonts w:ascii="Arial" w:hAnsi="Arial" w:eastAsia="Arial" w:cs="Arial"/>
        </w:rPr>
      </w:pPr>
      <w:r w:rsidRPr="238D70B0">
        <w:rPr>
          <w:rFonts w:ascii="Arial" w:hAnsi="Arial" w:eastAsia="Arial" w:cs="Arial"/>
        </w:rPr>
        <w:br w:type="column"/>
      </w:r>
    </w:p>
    <w:p w:rsidRPr="00664495" w:rsidR="00C62567" w:rsidP="238D70B0" w:rsidRDefault="00481C6B" w14:paraId="37525348" w14:textId="77777777">
      <w:pPr>
        <w:numPr>
          <w:ilvl w:val="0"/>
          <w:numId w:val="9"/>
        </w:numPr>
        <w:spacing w:before="240"/>
        <w:rPr>
          <w:rFonts w:ascii="Arial" w:hAnsi="Arial" w:eastAsia="Arial" w:cs="Arial"/>
          <w:b w:val="1"/>
          <w:bCs w:val="1"/>
          <w:sz w:val="24"/>
          <w:szCs w:val="24"/>
        </w:rPr>
      </w:pPr>
      <w:r w:rsidRPr="238D70B0" w:rsidR="6E9E9880">
        <w:rPr>
          <w:rFonts w:ascii="Arial" w:hAnsi="Arial" w:eastAsia="Arial" w:cs="Arial"/>
          <w:b w:val="1"/>
          <w:bCs w:val="1"/>
          <w:sz w:val="24"/>
          <w:szCs w:val="24"/>
        </w:rPr>
        <w:t>Inhibitor</w:t>
      </w:r>
    </w:p>
    <w:p w:rsidRPr="00664495" w:rsidR="00283A1F" w:rsidP="238D70B0" w:rsidRDefault="00283A1F" w14:paraId="6C51C898" w14:textId="6344BABA">
      <w:pPr>
        <w:ind w:left="0"/>
        <w:rPr>
          <w:rFonts w:ascii="Arial" w:hAnsi="Arial" w:eastAsia="Arial" w:cs="Arial"/>
        </w:rPr>
      </w:pPr>
      <w:r w:rsidRPr="238D70B0" w:rsidR="1266DC4C">
        <w:rPr>
          <w:rFonts w:ascii="Arial" w:hAnsi="Arial" w:eastAsia="Arial" w:cs="Arial"/>
        </w:rPr>
        <w:t>T</w:t>
      </w:r>
      <w:r w:rsidRPr="238D70B0" w:rsidR="1266DC4C">
        <w:rPr>
          <w:rFonts w:ascii="Arial" w:hAnsi="Arial" w:eastAsia="Arial" w:cs="Arial"/>
          <w:b w:val="1"/>
          <w:bCs w:val="1"/>
        </w:rPr>
        <w:t xml:space="preserve">able </w:t>
      </w:r>
      <w:r w:rsidRPr="238D70B0" w:rsidR="779DB65E">
        <w:rPr>
          <w:rFonts w:ascii="Arial" w:hAnsi="Arial" w:eastAsia="Arial" w:cs="Arial"/>
          <w:b w:val="1"/>
          <w:bCs w:val="1"/>
        </w:rPr>
        <w:t>5</w:t>
      </w:r>
      <w:r w:rsidRPr="238D70B0" w:rsidR="1266DC4C">
        <w:rPr>
          <w:rFonts w:ascii="Arial" w:hAnsi="Arial" w:eastAsia="Arial" w:cs="Arial"/>
          <w:b w:val="1"/>
          <w:bCs w:val="1"/>
        </w:rPr>
        <w:t xml:space="preserve">.5:  Inhibitor Experimental </w:t>
      </w:r>
      <w:r w:rsidRPr="238D70B0" w:rsidR="58547F2A">
        <w:rPr>
          <w:rFonts w:ascii="Arial" w:hAnsi="Arial" w:eastAsia="Arial" w:cs="Arial"/>
          <w:b w:val="1"/>
          <w:bCs w:val="1"/>
        </w:rPr>
        <w:t>S</w:t>
      </w:r>
      <w:r w:rsidRPr="238D70B0" w:rsidR="1266DC4C">
        <w:rPr>
          <w:rFonts w:ascii="Arial" w:hAnsi="Arial" w:eastAsia="Arial" w:cs="Arial"/>
          <w:b w:val="1"/>
          <w:bCs w:val="1"/>
        </w:rPr>
        <w:t>etup</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97"/>
        <w:gridCol w:w="1392"/>
        <w:gridCol w:w="1399"/>
        <w:gridCol w:w="1485"/>
        <w:gridCol w:w="1418"/>
        <w:gridCol w:w="1339"/>
      </w:tblGrid>
      <w:tr w:rsidRPr="00664495" w:rsidR="00481C6B" w:rsidTr="238D70B0" w14:paraId="063A0E02" w14:textId="77777777">
        <w:trPr>
          <w:jc w:val="center"/>
        </w:trPr>
        <w:tc>
          <w:tcPr>
            <w:tcW w:w="1742" w:type="dxa"/>
            <w:shd w:val="clear" w:color="auto" w:fill="auto"/>
            <w:tcMar/>
          </w:tcPr>
          <w:p w:rsidRPr="00664495" w:rsidR="00481C6B" w:rsidP="238D70B0" w:rsidRDefault="00481C6B" w14:paraId="18896E73" w14:textId="77777777">
            <w:pPr>
              <w:spacing w:after="0"/>
              <w:jc w:val="center"/>
              <w:rPr>
                <w:rFonts w:ascii="Arial" w:hAnsi="Arial" w:eastAsia="Arial" w:cs="Arial"/>
                <w:b w:val="1"/>
                <w:bCs w:val="1"/>
              </w:rPr>
            </w:pPr>
            <w:r w:rsidRPr="238D70B0" w:rsidR="6E9E9880">
              <w:rPr>
                <w:rFonts w:ascii="Arial" w:hAnsi="Arial" w:eastAsia="Arial" w:cs="Arial"/>
                <w:b w:val="1"/>
                <w:bCs w:val="1"/>
              </w:rPr>
              <w:t>Experiment</w:t>
            </w:r>
          </w:p>
        </w:tc>
        <w:tc>
          <w:tcPr>
            <w:tcW w:w="1718" w:type="dxa"/>
            <w:shd w:val="clear" w:color="auto" w:fill="auto"/>
            <w:tcMar/>
          </w:tcPr>
          <w:p w:rsidRPr="00664495" w:rsidR="00481C6B" w:rsidP="238D70B0" w:rsidRDefault="00481C6B" w14:paraId="6B5EF5BC" w14:textId="77777777">
            <w:pPr>
              <w:spacing w:after="0"/>
              <w:ind w:left="-125"/>
              <w:jc w:val="center"/>
              <w:rPr>
                <w:rFonts w:ascii="Arial" w:hAnsi="Arial" w:eastAsia="Arial" w:cs="Arial"/>
                <w:b w:val="1"/>
                <w:bCs w:val="1"/>
                <w:sz w:val="20"/>
                <w:szCs w:val="20"/>
              </w:rPr>
            </w:pPr>
            <w:r w:rsidRPr="238D70B0" w:rsidR="6E9E9880">
              <w:rPr>
                <w:rFonts w:ascii="Arial" w:hAnsi="Arial" w:eastAsia="Arial" w:cs="Arial"/>
                <w:b w:val="1"/>
                <w:bCs w:val="1"/>
                <w:sz w:val="20"/>
                <w:szCs w:val="20"/>
              </w:rPr>
              <w:t>Distilled Water (ml)</w:t>
            </w:r>
          </w:p>
        </w:tc>
        <w:tc>
          <w:tcPr>
            <w:tcW w:w="1716" w:type="dxa"/>
            <w:shd w:val="clear" w:color="auto" w:fill="auto"/>
            <w:tcMar/>
          </w:tcPr>
          <w:p w:rsidRPr="00664495" w:rsidR="00481C6B" w:rsidP="238D70B0" w:rsidRDefault="00481C6B" w14:paraId="350623D6" w14:textId="0234181A">
            <w:pPr>
              <w:spacing w:after="0"/>
              <w:jc w:val="center"/>
              <w:rPr>
                <w:rFonts w:ascii="Arial" w:hAnsi="Arial" w:eastAsia="Arial" w:cs="Arial"/>
                <w:b w:val="1"/>
                <w:bCs w:val="1"/>
                <w:sz w:val="20"/>
                <w:szCs w:val="20"/>
              </w:rPr>
            </w:pPr>
            <w:r w:rsidRPr="238D70B0" w:rsidR="6E9E9880">
              <w:rPr>
                <w:rFonts w:ascii="Arial" w:hAnsi="Arial" w:eastAsia="Arial" w:cs="Arial"/>
                <w:b w:val="1"/>
                <w:bCs w:val="1"/>
                <w:sz w:val="20"/>
                <w:szCs w:val="20"/>
              </w:rPr>
              <w:t xml:space="preserve">Turnip </w:t>
            </w:r>
            <w:r w:rsidRPr="238D70B0" w:rsidR="69693146">
              <w:rPr>
                <w:rFonts w:ascii="Arial" w:hAnsi="Arial" w:eastAsia="Arial" w:cs="Arial"/>
                <w:b w:val="1"/>
                <w:bCs w:val="1"/>
                <w:sz w:val="20"/>
                <w:szCs w:val="20"/>
              </w:rPr>
              <w:t>E</w:t>
            </w:r>
            <w:r w:rsidRPr="238D70B0" w:rsidR="6E9E9880">
              <w:rPr>
                <w:rFonts w:ascii="Arial" w:hAnsi="Arial" w:eastAsia="Arial" w:cs="Arial"/>
                <w:b w:val="1"/>
                <w:bCs w:val="1"/>
                <w:sz w:val="20"/>
                <w:szCs w:val="20"/>
              </w:rPr>
              <w:t>xtract (ul)</w:t>
            </w:r>
          </w:p>
        </w:tc>
        <w:tc>
          <w:tcPr>
            <w:tcW w:w="1727" w:type="dxa"/>
            <w:shd w:val="clear" w:color="auto" w:fill="auto"/>
            <w:tcMar/>
          </w:tcPr>
          <w:p w:rsidRPr="00664495" w:rsidR="00481C6B" w:rsidP="238D70B0" w:rsidRDefault="00481C6B" w14:paraId="47998A01" w14:textId="77777777">
            <w:pPr>
              <w:spacing w:after="0"/>
              <w:jc w:val="center"/>
              <w:rPr>
                <w:rFonts w:ascii="Arial" w:hAnsi="Arial" w:eastAsia="Arial" w:cs="Arial"/>
                <w:b w:val="1"/>
                <w:bCs w:val="1"/>
                <w:sz w:val="20"/>
                <w:szCs w:val="20"/>
              </w:rPr>
            </w:pPr>
            <w:r w:rsidRPr="238D70B0" w:rsidR="6E9E9880">
              <w:rPr>
                <w:rFonts w:ascii="Arial" w:hAnsi="Arial" w:eastAsia="Arial" w:cs="Arial"/>
                <w:b w:val="1"/>
                <w:bCs w:val="1"/>
                <w:sz w:val="20"/>
                <w:szCs w:val="20"/>
              </w:rPr>
              <w:t>substrate mix (ul)</w:t>
            </w:r>
          </w:p>
        </w:tc>
        <w:tc>
          <w:tcPr>
            <w:tcW w:w="1685" w:type="dxa"/>
            <w:shd w:val="clear" w:color="auto" w:fill="auto"/>
            <w:tcMar/>
          </w:tcPr>
          <w:p w:rsidRPr="00664495" w:rsidR="00481C6B" w:rsidP="238D70B0" w:rsidRDefault="00481C6B" w14:paraId="68502A38" w14:textId="77777777">
            <w:pPr>
              <w:spacing w:after="0"/>
              <w:jc w:val="center"/>
              <w:rPr>
                <w:rFonts w:ascii="Arial" w:hAnsi="Arial" w:eastAsia="Arial" w:cs="Arial"/>
                <w:b w:val="1"/>
                <w:bCs w:val="1"/>
                <w:sz w:val="20"/>
                <w:szCs w:val="20"/>
              </w:rPr>
            </w:pPr>
            <w:r w:rsidRPr="238D70B0" w:rsidR="6E9E9880">
              <w:rPr>
                <w:rFonts w:ascii="Arial" w:hAnsi="Arial" w:eastAsia="Arial" w:cs="Arial"/>
                <w:b w:val="1"/>
                <w:bCs w:val="1"/>
                <w:sz w:val="20"/>
                <w:szCs w:val="20"/>
              </w:rPr>
              <w:t>Inhibitor (ul)</w:t>
            </w:r>
          </w:p>
        </w:tc>
        <w:tc>
          <w:tcPr>
            <w:tcW w:w="1708" w:type="dxa"/>
            <w:shd w:val="clear" w:color="auto" w:fill="auto"/>
            <w:tcMar/>
          </w:tcPr>
          <w:p w:rsidRPr="00664495" w:rsidR="00481C6B" w:rsidP="238D70B0" w:rsidRDefault="00481C6B" w14:paraId="667088B9" w14:textId="77777777">
            <w:pPr>
              <w:spacing w:after="0"/>
              <w:jc w:val="center"/>
              <w:rPr>
                <w:rFonts w:ascii="Arial" w:hAnsi="Arial" w:eastAsia="Arial" w:cs="Arial"/>
                <w:b w:val="1"/>
                <w:bCs w:val="1"/>
                <w:sz w:val="20"/>
                <w:szCs w:val="20"/>
              </w:rPr>
            </w:pPr>
            <w:r w:rsidRPr="238D70B0" w:rsidR="6E9E9880">
              <w:rPr>
                <w:rFonts w:ascii="Arial" w:hAnsi="Arial" w:eastAsia="Arial" w:cs="Arial"/>
                <w:b w:val="1"/>
                <w:bCs w:val="1"/>
                <w:sz w:val="20"/>
                <w:szCs w:val="20"/>
              </w:rPr>
              <w:t>Total (ml)</w:t>
            </w:r>
          </w:p>
        </w:tc>
      </w:tr>
      <w:tr w:rsidRPr="00664495" w:rsidR="00481C6B" w:rsidTr="238D70B0" w14:paraId="4B76E174" w14:textId="77777777">
        <w:trPr>
          <w:jc w:val="center"/>
        </w:trPr>
        <w:tc>
          <w:tcPr>
            <w:tcW w:w="1742" w:type="dxa"/>
            <w:shd w:val="clear" w:color="auto" w:fill="auto"/>
            <w:tcMar/>
          </w:tcPr>
          <w:p w:rsidRPr="00664495" w:rsidR="00481C6B" w:rsidP="238D70B0" w:rsidRDefault="00481C6B" w14:paraId="7C380C4F" w14:textId="77777777">
            <w:pPr>
              <w:spacing w:after="0"/>
              <w:jc w:val="center"/>
              <w:rPr>
                <w:rFonts w:ascii="Arial" w:hAnsi="Arial" w:eastAsia="Arial" w:cs="Arial"/>
                <w:b w:val="1"/>
                <w:bCs w:val="1"/>
              </w:rPr>
            </w:pPr>
            <w:r w:rsidRPr="238D70B0" w:rsidR="6E9E9880">
              <w:rPr>
                <w:rFonts w:ascii="Arial" w:hAnsi="Arial" w:eastAsia="Arial" w:cs="Arial"/>
                <w:b w:val="1"/>
                <w:bCs w:val="1"/>
              </w:rPr>
              <w:t>Inhibitor</w:t>
            </w:r>
          </w:p>
        </w:tc>
        <w:tc>
          <w:tcPr>
            <w:tcW w:w="1718" w:type="dxa"/>
            <w:shd w:val="clear" w:color="auto" w:fill="auto"/>
            <w:tcMar/>
          </w:tcPr>
          <w:p w:rsidRPr="00664495" w:rsidR="00481C6B" w:rsidP="238D70B0" w:rsidRDefault="00481C6B" w14:paraId="0D3D2BA3" w14:textId="77777777">
            <w:pPr>
              <w:spacing w:after="0"/>
              <w:jc w:val="center"/>
              <w:rPr>
                <w:rFonts w:ascii="Arial" w:hAnsi="Arial" w:eastAsia="Arial" w:cs="Arial"/>
              </w:rPr>
            </w:pPr>
            <w:r w:rsidRPr="238D70B0" w:rsidR="6E9E9880">
              <w:rPr>
                <w:rFonts w:ascii="Arial" w:hAnsi="Arial" w:eastAsia="Arial" w:cs="Arial"/>
              </w:rPr>
              <w:t>1.8</w:t>
            </w:r>
          </w:p>
        </w:tc>
        <w:tc>
          <w:tcPr>
            <w:tcW w:w="1716" w:type="dxa"/>
            <w:shd w:val="clear" w:color="auto" w:fill="auto"/>
            <w:tcMar/>
          </w:tcPr>
          <w:p w:rsidRPr="00664495" w:rsidR="00481C6B" w:rsidP="238D70B0" w:rsidRDefault="00481C6B" w14:paraId="7EBFC648" w14:textId="77777777">
            <w:pPr>
              <w:spacing w:after="0"/>
              <w:jc w:val="center"/>
              <w:rPr>
                <w:rFonts w:ascii="Arial" w:hAnsi="Arial" w:eastAsia="Arial" w:cs="Arial"/>
              </w:rPr>
            </w:pPr>
            <w:r w:rsidRPr="238D70B0" w:rsidR="6E9E9880">
              <w:rPr>
                <w:rFonts w:ascii="Arial" w:hAnsi="Arial" w:eastAsia="Arial" w:cs="Arial"/>
              </w:rPr>
              <w:t>400</w:t>
            </w:r>
          </w:p>
        </w:tc>
        <w:tc>
          <w:tcPr>
            <w:tcW w:w="1727" w:type="dxa"/>
            <w:shd w:val="clear" w:color="auto" w:fill="auto"/>
            <w:tcMar/>
          </w:tcPr>
          <w:p w:rsidRPr="00664495" w:rsidR="00481C6B" w:rsidP="238D70B0" w:rsidRDefault="00481C6B" w14:paraId="1E26AF98" w14:textId="77777777">
            <w:pPr>
              <w:spacing w:after="0"/>
              <w:jc w:val="center"/>
              <w:rPr>
                <w:rFonts w:ascii="Arial" w:hAnsi="Arial" w:eastAsia="Arial" w:cs="Arial"/>
              </w:rPr>
            </w:pPr>
            <w:r w:rsidRPr="238D70B0" w:rsidR="6E9E9880">
              <w:rPr>
                <w:rFonts w:ascii="Arial" w:hAnsi="Arial" w:eastAsia="Arial" w:cs="Arial"/>
              </w:rPr>
              <w:t>400</w:t>
            </w:r>
          </w:p>
        </w:tc>
        <w:tc>
          <w:tcPr>
            <w:tcW w:w="1685" w:type="dxa"/>
            <w:shd w:val="clear" w:color="auto" w:fill="auto"/>
            <w:tcMar/>
          </w:tcPr>
          <w:p w:rsidRPr="00664495" w:rsidR="00481C6B" w:rsidP="238D70B0" w:rsidRDefault="00481C6B" w14:paraId="4D2B2260" w14:textId="77777777">
            <w:pPr>
              <w:spacing w:after="0"/>
              <w:jc w:val="center"/>
              <w:rPr>
                <w:rFonts w:ascii="Arial" w:hAnsi="Arial" w:eastAsia="Arial" w:cs="Arial"/>
              </w:rPr>
            </w:pPr>
            <w:r w:rsidRPr="238D70B0" w:rsidR="6E9E9880">
              <w:rPr>
                <w:rFonts w:ascii="Arial" w:hAnsi="Arial" w:eastAsia="Arial" w:cs="Arial"/>
              </w:rPr>
              <w:t>400</w:t>
            </w:r>
          </w:p>
        </w:tc>
        <w:tc>
          <w:tcPr>
            <w:tcW w:w="1708" w:type="dxa"/>
            <w:shd w:val="clear" w:color="auto" w:fill="auto"/>
            <w:tcMar/>
          </w:tcPr>
          <w:p w:rsidRPr="00664495" w:rsidR="00481C6B" w:rsidP="238D70B0" w:rsidRDefault="00481C6B" w14:paraId="0AD293A5" w14:textId="77777777">
            <w:pPr>
              <w:spacing w:after="0"/>
              <w:jc w:val="center"/>
              <w:rPr>
                <w:rFonts w:ascii="Arial" w:hAnsi="Arial" w:eastAsia="Arial" w:cs="Arial"/>
              </w:rPr>
            </w:pPr>
            <w:r w:rsidRPr="238D70B0" w:rsidR="6E9E9880">
              <w:rPr>
                <w:rFonts w:ascii="Arial" w:hAnsi="Arial" w:eastAsia="Arial" w:cs="Arial"/>
              </w:rPr>
              <w:t>3.0</w:t>
            </w:r>
          </w:p>
        </w:tc>
      </w:tr>
      <w:tr w:rsidRPr="00664495" w:rsidR="00481C6B" w:rsidTr="238D70B0" w14:paraId="01AA91B3" w14:textId="77777777">
        <w:trPr>
          <w:jc w:val="center"/>
        </w:trPr>
        <w:tc>
          <w:tcPr>
            <w:tcW w:w="1742" w:type="dxa"/>
            <w:shd w:val="clear" w:color="auto" w:fill="auto"/>
            <w:tcMar/>
          </w:tcPr>
          <w:p w:rsidRPr="00664495" w:rsidR="00481C6B" w:rsidP="238D70B0" w:rsidRDefault="00481C6B" w14:paraId="2AB4080B" w14:textId="77777777">
            <w:pPr>
              <w:spacing w:after="0"/>
              <w:jc w:val="center"/>
              <w:rPr>
                <w:rFonts w:ascii="Arial" w:hAnsi="Arial" w:eastAsia="Arial" w:cs="Arial"/>
                <w:b w:val="1"/>
                <w:bCs w:val="1"/>
              </w:rPr>
            </w:pPr>
            <w:r w:rsidRPr="238D70B0" w:rsidR="6E9E9880">
              <w:rPr>
                <w:rFonts w:ascii="Arial" w:hAnsi="Arial" w:eastAsia="Arial" w:cs="Arial"/>
                <w:b w:val="1"/>
                <w:bCs w:val="1"/>
              </w:rPr>
              <w:t>No inhibitor</w:t>
            </w:r>
          </w:p>
        </w:tc>
        <w:tc>
          <w:tcPr>
            <w:tcW w:w="1718" w:type="dxa"/>
            <w:shd w:val="clear" w:color="auto" w:fill="auto"/>
            <w:tcMar/>
          </w:tcPr>
          <w:p w:rsidRPr="00664495" w:rsidR="00481C6B" w:rsidP="238D70B0" w:rsidRDefault="00481C6B" w14:paraId="57A54CDC" w14:textId="77777777">
            <w:pPr>
              <w:spacing w:after="0"/>
              <w:jc w:val="center"/>
              <w:rPr>
                <w:rFonts w:ascii="Arial" w:hAnsi="Arial" w:eastAsia="Arial" w:cs="Arial"/>
              </w:rPr>
            </w:pPr>
            <w:r w:rsidRPr="238D70B0" w:rsidR="6E9E9880">
              <w:rPr>
                <w:rFonts w:ascii="Arial" w:hAnsi="Arial" w:eastAsia="Arial" w:cs="Arial"/>
              </w:rPr>
              <w:t>2.2</w:t>
            </w:r>
          </w:p>
        </w:tc>
        <w:tc>
          <w:tcPr>
            <w:tcW w:w="1716" w:type="dxa"/>
            <w:shd w:val="clear" w:color="auto" w:fill="auto"/>
            <w:tcMar/>
          </w:tcPr>
          <w:p w:rsidRPr="00664495" w:rsidR="00481C6B" w:rsidP="238D70B0" w:rsidRDefault="00481C6B" w14:paraId="7B827CF8" w14:textId="77777777">
            <w:pPr>
              <w:spacing w:after="0"/>
              <w:jc w:val="center"/>
              <w:rPr>
                <w:rFonts w:ascii="Arial" w:hAnsi="Arial" w:eastAsia="Arial" w:cs="Arial"/>
              </w:rPr>
            </w:pPr>
            <w:r w:rsidRPr="238D70B0" w:rsidR="6E9E9880">
              <w:rPr>
                <w:rFonts w:ascii="Arial" w:hAnsi="Arial" w:eastAsia="Arial" w:cs="Arial"/>
              </w:rPr>
              <w:t>400</w:t>
            </w:r>
          </w:p>
        </w:tc>
        <w:tc>
          <w:tcPr>
            <w:tcW w:w="1727" w:type="dxa"/>
            <w:shd w:val="clear" w:color="auto" w:fill="auto"/>
            <w:tcMar/>
          </w:tcPr>
          <w:p w:rsidRPr="00664495" w:rsidR="00481C6B" w:rsidP="238D70B0" w:rsidRDefault="00481C6B" w14:paraId="58012942" w14:textId="77777777">
            <w:pPr>
              <w:spacing w:after="0"/>
              <w:jc w:val="center"/>
              <w:rPr>
                <w:rFonts w:ascii="Arial" w:hAnsi="Arial" w:eastAsia="Arial" w:cs="Arial"/>
              </w:rPr>
            </w:pPr>
            <w:r w:rsidRPr="238D70B0" w:rsidR="6E9E9880">
              <w:rPr>
                <w:rFonts w:ascii="Arial" w:hAnsi="Arial" w:eastAsia="Arial" w:cs="Arial"/>
              </w:rPr>
              <w:t>400</w:t>
            </w:r>
          </w:p>
        </w:tc>
        <w:tc>
          <w:tcPr>
            <w:tcW w:w="1685" w:type="dxa"/>
            <w:shd w:val="clear" w:color="auto" w:fill="auto"/>
            <w:tcMar/>
          </w:tcPr>
          <w:p w:rsidRPr="00664495" w:rsidR="00481C6B" w:rsidP="238D70B0" w:rsidRDefault="00481C6B" w14:paraId="3F98A9DC" w14:textId="77777777">
            <w:pPr>
              <w:spacing w:after="0"/>
              <w:jc w:val="center"/>
              <w:rPr>
                <w:rFonts w:ascii="Arial" w:hAnsi="Arial" w:eastAsia="Arial" w:cs="Arial"/>
              </w:rPr>
            </w:pPr>
            <w:r w:rsidRPr="238D70B0" w:rsidR="6E9E9880">
              <w:rPr>
                <w:rFonts w:ascii="Arial" w:hAnsi="Arial" w:eastAsia="Arial" w:cs="Arial"/>
              </w:rPr>
              <w:t>0</w:t>
            </w:r>
          </w:p>
        </w:tc>
        <w:tc>
          <w:tcPr>
            <w:tcW w:w="1708" w:type="dxa"/>
            <w:shd w:val="clear" w:color="auto" w:fill="auto"/>
            <w:tcMar/>
          </w:tcPr>
          <w:p w:rsidRPr="00664495" w:rsidR="00481C6B" w:rsidP="238D70B0" w:rsidRDefault="00481C6B" w14:paraId="5EB93170" w14:textId="77777777">
            <w:pPr>
              <w:spacing w:after="0"/>
              <w:jc w:val="center"/>
              <w:rPr>
                <w:rFonts w:ascii="Arial" w:hAnsi="Arial" w:eastAsia="Arial" w:cs="Arial"/>
              </w:rPr>
            </w:pPr>
            <w:r w:rsidRPr="238D70B0" w:rsidR="6E9E9880">
              <w:rPr>
                <w:rFonts w:ascii="Arial" w:hAnsi="Arial" w:eastAsia="Arial" w:cs="Arial"/>
              </w:rPr>
              <w:t>3.0</w:t>
            </w:r>
          </w:p>
        </w:tc>
      </w:tr>
    </w:tbl>
    <w:p w:rsidRPr="00664495" w:rsidR="00481C6B" w:rsidP="238D70B0" w:rsidRDefault="00481C6B" w14:paraId="07A424BF" w14:textId="77777777">
      <w:pPr>
        <w:spacing w:after="0"/>
        <w:ind w:left="720"/>
        <w:rPr>
          <w:rFonts w:ascii="Arial" w:hAnsi="Arial" w:eastAsia="Arial" w:cs="Arial"/>
        </w:rPr>
      </w:pPr>
    </w:p>
    <w:p w:rsidRPr="00664495" w:rsidR="00481C6B" w:rsidP="238D70B0" w:rsidRDefault="00481C6B" w14:paraId="3F226704" w14:textId="77777777">
      <w:pPr>
        <w:numPr>
          <w:ilvl w:val="1"/>
          <w:numId w:val="8"/>
        </w:numPr>
        <w:spacing w:after="0"/>
        <w:ind w:left="1440"/>
        <w:rPr>
          <w:rFonts w:ascii="Arial" w:hAnsi="Arial" w:eastAsia="Arial" w:cs="Arial"/>
        </w:rPr>
      </w:pPr>
      <w:r w:rsidRPr="238D70B0" w:rsidR="6E9E9880">
        <w:rPr>
          <w:rFonts w:ascii="Arial" w:hAnsi="Arial" w:eastAsia="Arial" w:cs="Arial"/>
        </w:rPr>
        <w:t xml:space="preserve">Setup each cuvette using the amounts </w:t>
      </w:r>
      <w:bookmarkStart w:name="_Int_pO8yGKuz" w:id="1355891123"/>
      <w:r w:rsidRPr="238D70B0" w:rsidR="6E9E9880">
        <w:rPr>
          <w:rFonts w:ascii="Arial" w:hAnsi="Arial" w:eastAsia="Arial" w:cs="Arial"/>
        </w:rPr>
        <w:t>indicated</w:t>
      </w:r>
      <w:bookmarkEnd w:id="1355891123"/>
      <w:r w:rsidRPr="238D70B0" w:rsidR="6E9E9880">
        <w:rPr>
          <w:rFonts w:ascii="Arial" w:hAnsi="Arial" w:eastAsia="Arial" w:cs="Arial"/>
        </w:rPr>
        <w:t xml:space="preserve"> in the chart above</w:t>
      </w:r>
    </w:p>
    <w:p w:rsidRPr="00664495" w:rsidR="00481C6B" w:rsidP="238D70B0" w:rsidRDefault="00481C6B" w14:paraId="25D6D4B2" w14:textId="77777777">
      <w:pPr>
        <w:numPr>
          <w:ilvl w:val="1"/>
          <w:numId w:val="8"/>
        </w:numPr>
        <w:spacing w:after="0"/>
        <w:ind w:left="1440"/>
        <w:rPr>
          <w:rFonts w:ascii="Arial" w:hAnsi="Arial" w:eastAsia="Arial" w:cs="Arial"/>
        </w:rPr>
      </w:pPr>
      <w:r w:rsidRPr="238D70B0" w:rsidR="6E9E9880">
        <w:rPr>
          <w:rFonts w:ascii="Arial" w:hAnsi="Arial" w:eastAsia="Arial" w:cs="Arial"/>
        </w:rPr>
        <w:t xml:space="preserve">Close the lid </w:t>
      </w:r>
      <w:bookmarkStart w:name="_Int_QSHmtbbl" w:id="1516416350"/>
      <w:r w:rsidRPr="238D70B0" w:rsidR="6E9E9880">
        <w:rPr>
          <w:rFonts w:ascii="Arial" w:hAnsi="Arial" w:eastAsia="Arial" w:cs="Arial"/>
        </w:rPr>
        <w:t>immediately</w:t>
      </w:r>
      <w:bookmarkEnd w:id="1516416350"/>
      <w:r w:rsidRPr="238D70B0" w:rsidR="6E9E9880">
        <w:rPr>
          <w:rFonts w:ascii="Arial" w:hAnsi="Arial" w:eastAsia="Arial" w:cs="Arial"/>
        </w:rPr>
        <w:t xml:space="preserve"> and hit the collect button (The green button at the right of the top bar)</w:t>
      </w:r>
    </w:p>
    <w:p w:rsidRPr="00664495" w:rsidR="00481C6B" w:rsidP="238D70B0" w:rsidRDefault="00481C6B" w14:paraId="3DAA6976" w14:textId="77777777">
      <w:pPr>
        <w:numPr>
          <w:ilvl w:val="1"/>
          <w:numId w:val="8"/>
        </w:numPr>
        <w:spacing w:after="0"/>
        <w:ind w:left="1440"/>
        <w:rPr>
          <w:rFonts w:ascii="Arial" w:hAnsi="Arial" w:eastAsia="Arial" w:cs="Arial"/>
        </w:rPr>
      </w:pPr>
      <w:r w:rsidRPr="238D70B0" w:rsidR="6E9E9880">
        <w:rPr>
          <w:rFonts w:ascii="Arial" w:hAnsi="Arial" w:eastAsia="Arial" w:cs="Arial"/>
        </w:rPr>
        <w:t>Record the data from</w:t>
      </w:r>
      <w:r w:rsidRPr="238D70B0" w:rsidR="3E454298">
        <w:rPr>
          <w:rFonts w:ascii="Arial" w:hAnsi="Arial" w:eastAsia="Arial" w:cs="Arial"/>
        </w:rPr>
        <w:t xml:space="preserve"> your </w:t>
      </w:r>
      <w:r w:rsidRPr="238D70B0" w:rsidR="7F86A3DD">
        <w:rPr>
          <w:rFonts w:ascii="Arial" w:hAnsi="Arial" w:eastAsia="Arial" w:cs="Arial"/>
        </w:rPr>
        <w:t>inhibitor</w:t>
      </w:r>
      <w:r w:rsidRPr="238D70B0" w:rsidR="3E454298">
        <w:rPr>
          <w:rFonts w:ascii="Arial" w:hAnsi="Arial" w:eastAsia="Arial" w:cs="Arial"/>
        </w:rPr>
        <w:t xml:space="preserve"> experiment in</w:t>
      </w:r>
      <w:r w:rsidRPr="238D70B0" w:rsidR="7FB81A73">
        <w:rPr>
          <w:rFonts w:ascii="Arial" w:hAnsi="Arial" w:eastAsia="Arial" w:cs="Arial"/>
        </w:rPr>
        <w:t xml:space="preserve"> t</w:t>
      </w:r>
      <w:r w:rsidRPr="238D70B0" w:rsidR="6E9E9880">
        <w:rPr>
          <w:rFonts w:ascii="Arial" w:hAnsi="Arial" w:eastAsia="Arial" w:cs="Arial"/>
        </w:rPr>
        <w:t xml:space="preserve">able </w:t>
      </w:r>
      <w:r w:rsidRPr="238D70B0" w:rsidR="6D92313B">
        <w:rPr>
          <w:rFonts w:ascii="Arial" w:hAnsi="Arial" w:eastAsia="Arial" w:cs="Arial"/>
        </w:rPr>
        <w:t>7</w:t>
      </w:r>
      <w:r w:rsidRPr="238D70B0" w:rsidR="3E454298">
        <w:rPr>
          <w:rFonts w:ascii="Arial" w:hAnsi="Arial" w:eastAsia="Arial" w:cs="Arial"/>
        </w:rPr>
        <w:t xml:space="preserve"> of the Results section</w:t>
      </w:r>
      <w:r w:rsidRPr="238D70B0" w:rsidR="6E9E9880">
        <w:rPr>
          <w:rFonts w:ascii="Arial" w:hAnsi="Arial" w:eastAsia="Arial" w:cs="Arial"/>
        </w:rPr>
        <w:t>.</w:t>
      </w:r>
    </w:p>
    <w:p w:rsidRPr="00664495" w:rsidR="00161A9B" w:rsidP="238D70B0" w:rsidRDefault="00161A9B" w14:paraId="4D9CA191" w14:textId="248E1E50">
      <w:pPr>
        <w:spacing w:before="240" w:after="0"/>
        <w:rPr>
          <w:rFonts w:ascii="Arial" w:hAnsi="Arial" w:eastAsia="Arial" w:cs="Arial"/>
          <w:b w:val="1"/>
          <w:bCs w:val="1"/>
          <w:sz w:val="30"/>
          <w:szCs w:val="30"/>
        </w:rPr>
      </w:pPr>
      <w:r w:rsidRPr="238D70B0" w:rsidR="643D57BF">
        <w:rPr>
          <w:rFonts w:ascii="Arial" w:hAnsi="Arial" w:eastAsia="Arial" w:cs="Arial"/>
          <w:b w:val="1"/>
          <w:bCs w:val="1"/>
          <w:sz w:val="30"/>
          <w:szCs w:val="30"/>
        </w:rPr>
        <w:t>Results</w:t>
      </w:r>
    </w:p>
    <w:p w:rsidRPr="00664495" w:rsidR="006F0872" w:rsidP="238D70B0" w:rsidRDefault="006F0872" w14:paraId="0CEF1F61" w14:textId="77777777">
      <w:pPr>
        <w:numPr>
          <w:ilvl w:val="0"/>
          <w:numId w:val="11"/>
        </w:numPr>
        <w:spacing w:after="0"/>
        <w:rPr>
          <w:rFonts w:ascii="Arial" w:hAnsi="Arial" w:eastAsia="Arial" w:cs="Arial"/>
          <w:b w:val="1"/>
          <w:bCs w:val="1"/>
          <w:sz w:val="30"/>
          <w:szCs w:val="30"/>
        </w:rPr>
      </w:pPr>
      <w:r w:rsidRPr="238D70B0" w:rsidR="767E1572">
        <w:rPr>
          <w:rFonts w:ascii="Arial" w:hAnsi="Arial" w:eastAsia="Arial" w:cs="Arial"/>
          <w:b w:val="1"/>
          <w:bCs w:val="1"/>
          <w:sz w:val="30"/>
          <w:szCs w:val="30"/>
        </w:rPr>
        <w:t>Experimental data</w:t>
      </w:r>
    </w:p>
    <w:p w:rsidRPr="00664495" w:rsidR="00161A9B" w:rsidP="238D70B0" w:rsidRDefault="00283A1F" w14:paraId="4C938EB3" w14:textId="15CBC87E">
      <w:pPr>
        <w:spacing w:before="240"/>
        <w:ind w:left="1440"/>
        <w:rPr>
          <w:rFonts w:ascii="Arial" w:hAnsi="Arial" w:eastAsia="Arial" w:cs="Arial"/>
          <w:b w:val="1"/>
          <w:bCs w:val="1"/>
          <w:sz w:val="24"/>
          <w:szCs w:val="24"/>
        </w:rPr>
      </w:pPr>
      <w:r w:rsidRPr="238D70B0" w:rsidR="1266DC4C">
        <w:rPr>
          <w:rFonts w:ascii="Arial" w:hAnsi="Arial" w:eastAsia="Arial" w:cs="Arial"/>
          <w:b w:val="1"/>
          <w:bCs w:val="1"/>
          <w:sz w:val="24"/>
          <w:szCs w:val="24"/>
        </w:rPr>
        <w:t xml:space="preserve">Table </w:t>
      </w:r>
      <w:r w:rsidRPr="238D70B0" w:rsidR="4BEACC61">
        <w:rPr>
          <w:rFonts w:ascii="Arial" w:hAnsi="Arial" w:eastAsia="Arial" w:cs="Arial"/>
          <w:b w:val="1"/>
          <w:bCs w:val="1"/>
          <w:sz w:val="24"/>
          <w:szCs w:val="24"/>
        </w:rPr>
        <w:t>5</w:t>
      </w:r>
      <w:r w:rsidRPr="238D70B0" w:rsidR="1266DC4C">
        <w:rPr>
          <w:rFonts w:ascii="Arial" w:hAnsi="Arial" w:eastAsia="Arial" w:cs="Arial"/>
          <w:b w:val="1"/>
          <w:bCs w:val="1"/>
          <w:sz w:val="24"/>
          <w:szCs w:val="24"/>
        </w:rPr>
        <w:t>.6.</w:t>
      </w:r>
      <w:r w:rsidRPr="238D70B0" w:rsidR="6D92313B">
        <w:rPr>
          <w:rFonts w:ascii="Arial" w:hAnsi="Arial" w:eastAsia="Arial" w:cs="Arial"/>
          <w:b w:val="1"/>
          <w:bCs w:val="1"/>
          <w:sz w:val="24"/>
          <w:szCs w:val="24"/>
        </w:rPr>
        <w:t xml:space="preserve">:  </w:t>
      </w:r>
      <w:r w:rsidRPr="238D70B0" w:rsidR="643D57BF">
        <w:rPr>
          <w:rFonts w:ascii="Arial" w:hAnsi="Arial" w:eastAsia="Arial" w:cs="Arial"/>
          <w:b w:val="1"/>
          <w:bCs w:val="1"/>
          <w:sz w:val="24"/>
          <w:szCs w:val="24"/>
        </w:rPr>
        <w:t xml:space="preserve">Five-minute </w:t>
      </w:r>
      <w:r w:rsidRPr="238D70B0" w:rsidR="224DE7E6">
        <w:rPr>
          <w:rFonts w:ascii="Arial" w:hAnsi="Arial" w:eastAsia="Arial" w:cs="Arial"/>
          <w:b w:val="1"/>
          <w:bCs w:val="1"/>
          <w:sz w:val="24"/>
          <w:szCs w:val="24"/>
        </w:rPr>
        <w:t>P</w:t>
      </w:r>
      <w:r w:rsidRPr="238D70B0" w:rsidR="643D57BF">
        <w:rPr>
          <w:rFonts w:ascii="Arial" w:hAnsi="Arial" w:eastAsia="Arial" w:cs="Arial"/>
          <w:b w:val="1"/>
          <w:bCs w:val="1"/>
          <w:sz w:val="24"/>
          <w:szCs w:val="24"/>
        </w:rPr>
        <w:t xml:space="preserve">ractice </w:t>
      </w:r>
      <w:r w:rsidRPr="238D70B0" w:rsidR="3B338480">
        <w:rPr>
          <w:rFonts w:ascii="Arial" w:hAnsi="Arial" w:eastAsia="Arial" w:cs="Arial"/>
          <w:b w:val="1"/>
          <w:bCs w:val="1"/>
          <w:sz w:val="24"/>
          <w:szCs w:val="24"/>
        </w:rPr>
        <w:t>R</w:t>
      </w:r>
      <w:r w:rsidRPr="238D70B0" w:rsidR="643D57BF">
        <w:rPr>
          <w:rFonts w:ascii="Arial" w:hAnsi="Arial" w:eastAsia="Arial" w:cs="Arial"/>
          <w:b w:val="1"/>
          <w:bCs w:val="1"/>
          <w:sz w:val="24"/>
          <w:szCs w:val="24"/>
        </w:rPr>
        <w:t>un</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70"/>
        <w:gridCol w:w="2610"/>
      </w:tblGrid>
      <w:tr w:rsidRPr="00664495" w:rsidR="00161A9B" w:rsidTr="238D70B0" w14:paraId="7C495AB9" w14:textId="77777777">
        <w:trPr>
          <w:jc w:val="center"/>
        </w:trPr>
        <w:tc>
          <w:tcPr>
            <w:tcW w:w="2070" w:type="dxa"/>
            <w:shd w:val="clear" w:color="auto" w:fill="auto"/>
            <w:tcMar/>
          </w:tcPr>
          <w:p w:rsidRPr="00664495" w:rsidR="00161A9B" w:rsidP="238D70B0" w:rsidRDefault="00161A9B" w14:paraId="53D64749" w14:textId="77777777">
            <w:pPr>
              <w:spacing w:after="0"/>
              <w:ind w:left="160"/>
              <w:rPr>
                <w:rFonts w:ascii="Arial" w:hAnsi="Arial" w:eastAsia="Arial" w:cs="Arial"/>
                <w:b w:val="1"/>
                <w:bCs w:val="1"/>
              </w:rPr>
            </w:pPr>
            <w:r w:rsidRPr="238D70B0" w:rsidR="643D57BF">
              <w:rPr>
                <w:rFonts w:ascii="Arial" w:hAnsi="Arial" w:eastAsia="Arial" w:cs="Arial"/>
                <w:b w:val="1"/>
                <w:bCs w:val="1"/>
              </w:rPr>
              <w:t>Time (in seconds)</w:t>
            </w:r>
          </w:p>
        </w:tc>
        <w:tc>
          <w:tcPr>
            <w:tcW w:w="2610" w:type="dxa"/>
            <w:shd w:val="clear" w:color="auto" w:fill="auto"/>
            <w:tcMar/>
          </w:tcPr>
          <w:p w:rsidRPr="00664495" w:rsidR="00161A9B" w:rsidP="238D70B0" w:rsidRDefault="00161A9B" w14:paraId="5E79A8B0" w14:textId="77777777">
            <w:pPr>
              <w:spacing w:after="0"/>
              <w:ind w:left="720"/>
              <w:rPr>
                <w:rFonts w:ascii="Arial" w:hAnsi="Arial" w:eastAsia="Arial" w:cs="Arial"/>
                <w:b w:val="1"/>
                <w:bCs w:val="1"/>
              </w:rPr>
            </w:pPr>
            <w:r w:rsidRPr="238D70B0" w:rsidR="643D57BF">
              <w:rPr>
                <w:rFonts w:ascii="Arial" w:hAnsi="Arial" w:eastAsia="Arial" w:cs="Arial"/>
                <w:b w:val="1"/>
                <w:bCs w:val="1"/>
              </w:rPr>
              <w:t>Absorbance</w:t>
            </w:r>
          </w:p>
        </w:tc>
      </w:tr>
      <w:tr w:rsidRPr="00664495" w:rsidR="00161A9B" w:rsidTr="238D70B0" w14:paraId="544B2FE1" w14:textId="77777777">
        <w:trPr>
          <w:jc w:val="center"/>
        </w:trPr>
        <w:tc>
          <w:tcPr>
            <w:tcW w:w="2070" w:type="dxa"/>
            <w:shd w:val="clear" w:color="auto" w:fill="auto"/>
            <w:tcMar/>
          </w:tcPr>
          <w:p w:rsidRPr="00664495" w:rsidR="00161A9B" w:rsidP="238D70B0" w:rsidRDefault="00161A9B" w14:paraId="252A75E7" w14:textId="77777777">
            <w:pPr>
              <w:spacing w:after="0"/>
              <w:jc w:val="center"/>
              <w:rPr>
                <w:rFonts w:ascii="Arial" w:hAnsi="Arial" w:eastAsia="Arial" w:cs="Arial"/>
                <w:b w:val="1"/>
                <w:bCs w:val="1"/>
              </w:rPr>
            </w:pPr>
            <w:r w:rsidRPr="238D70B0" w:rsidR="643D57BF">
              <w:rPr>
                <w:rFonts w:ascii="Arial" w:hAnsi="Arial" w:eastAsia="Arial" w:cs="Arial"/>
                <w:b w:val="1"/>
                <w:bCs w:val="1"/>
              </w:rPr>
              <w:t>0</w:t>
            </w:r>
          </w:p>
        </w:tc>
        <w:tc>
          <w:tcPr>
            <w:tcW w:w="2610" w:type="dxa"/>
            <w:shd w:val="clear" w:color="auto" w:fill="auto"/>
            <w:tcMar/>
          </w:tcPr>
          <w:p w:rsidRPr="00664495" w:rsidR="00161A9B" w:rsidP="238D70B0" w:rsidRDefault="00161A9B" w14:paraId="68F9DAC9" w14:textId="77777777">
            <w:pPr>
              <w:spacing w:after="0"/>
              <w:ind w:left="720"/>
              <w:rPr>
                <w:rFonts w:ascii="Arial" w:hAnsi="Arial" w:eastAsia="Arial" w:cs="Arial"/>
              </w:rPr>
            </w:pPr>
          </w:p>
        </w:tc>
      </w:tr>
      <w:tr w:rsidRPr="00664495" w:rsidR="00161A9B" w:rsidTr="238D70B0" w14:paraId="356DEF7C" w14:textId="77777777">
        <w:trPr>
          <w:jc w:val="center"/>
        </w:trPr>
        <w:tc>
          <w:tcPr>
            <w:tcW w:w="2070" w:type="dxa"/>
            <w:shd w:val="clear" w:color="auto" w:fill="auto"/>
            <w:tcMar/>
          </w:tcPr>
          <w:p w:rsidRPr="00664495" w:rsidR="00161A9B" w:rsidP="238D70B0" w:rsidRDefault="00161A9B" w14:paraId="6378A2ED" w14:textId="77777777">
            <w:pPr>
              <w:spacing w:after="0"/>
              <w:jc w:val="center"/>
              <w:rPr>
                <w:rFonts w:ascii="Arial" w:hAnsi="Arial" w:eastAsia="Arial" w:cs="Arial"/>
                <w:b w:val="1"/>
                <w:bCs w:val="1"/>
              </w:rPr>
            </w:pPr>
            <w:r w:rsidRPr="238D70B0" w:rsidR="643D57BF">
              <w:rPr>
                <w:rFonts w:ascii="Arial" w:hAnsi="Arial" w:eastAsia="Arial" w:cs="Arial"/>
                <w:b w:val="1"/>
                <w:bCs w:val="1"/>
              </w:rPr>
              <w:t>30</w:t>
            </w:r>
          </w:p>
        </w:tc>
        <w:tc>
          <w:tcPr>
            <w:tcW w:w="2610" w:type="dxa"/>
            <w:shd w:val="clear" w:color="auto" w:fill="auto"/>
            <w:tcMar/>
          </w:tcPr>
          <w:p w:rsidRPr="00664495" w:rsidR="00161A9B" w:rsidP="238D70B0" w:rsidRDefault="00161A9B" w14:paraId="260F5649" w14:textId="77777777">
            <w:pPr>
              <w:spacing w:after="0"/>
              <w:ind w:left="720"/>
              <w:rPr>
                <w:rFonts w:ascii="Arial" w:hAnsi="Arial" w:eastAsia="Arial" w:cs="Arial"/>
              </w:rPr>
            </w:pPr>
          </w:p>
        </w:tc>
      </w:tr>
      <w:tr w:rsidRPr="00664495" w:rsidR="00161A9B" w:rsidTr="238D70B0" w14:paraId="44B74214" w14:textId="77777777">
        <w:trPr>
          <w:jc w:val="center"/>
        </w:trPr>
        <w:tc>
          <w:tcPr>
            <w:tcW w:w="2070" w:type="dxa"/>
            <w:shd w:val="clear" w:color="auto" w:fill="auto"/>
            <w:tcMar/>
          </w:tcPr>
          <w:p w:rsidRPr="00664495" w:rsidR="00161A9B" w:rsidP="238D70B0" w:rsidRDefault="00161A9B" w14:paraId="55892E07" w14:textId="77777777">
            <w:pPr>
              <w:spacing w:after="0"/>
              <w:jc w:val="center"/>
              <w:rPr>
                <w:rFonts w:ascii="Arial" w:hAnsi="Arial" w:eastAsia="Arial" w:cs="Arial"/>
                <w:b w:val="1"/>
                <w:bCs w:val="1"/>
              </w:rPr>
            </w:pPr>
            <w:r w:rsidRPr="238D70B0" w:rsidR="643D57BF">
              <w:rPr>
                <w:rFonts w:ascii="Arial" w:hAnsi="Arial" w:eastAsia="Arial" w:cs="Arial"/>
                <w:b w:val="1"/>
                <w:bCs w:val="1"/>
              </w:rPr>
              <w:t>60</w:t>
            </w:r>
          </w:p>
        </w:tc>
        <w:tc>
          <w:tcPr>
            <w:tcW w:w="2610" w:type="dxa"/>
            <w:shd w:val="clear" w:color="auto" w:fill="auto"/>
            <w:tcMar/>
          </w:tcPr>
          <w:p w:rsidRPr="00664495" w:rsidR="00161A9B" w:rsidP="238D70B0" w:rsidRDefault="00161A9B" w14:paraId="0AB7B569" w14:textId="77777777">
            <w:pPr>
              <w:spacing w:after="0"/>
              <w:ind w:left="720"/>
              <w:rPr>
                <w:rFonts w:ascii="Arial" w:hAnsi="Arial" w:eastAsia="Arial" w:cs="Arial"/>
              </w:rPr>
            </w:pPr>
          </w:p>
        </w:tc>
      </w:tr>
      <w:tr w:rsidRPr="00664495" w:rsidR="00161A9B" w:rsidTr="238D70B0" w14:paraId="533F65F3" w14:textId="77777777">
        <w:trPr>
          <w:jc w:val="center"/>
        </w:trPr>
        <w:tc>
          <w:tcPr>
            <w:tcW w:w="2070" w:type="dxa"/>
            <w:shd w:val="clear" w:color="auto" w:fill="auto"/>
            <w:tcMar/>
          </w:tcPr>
          <w:p w:rsidRPr="00664495" w:rsidR="00161A9B" w:rsidP="238D70B0" w:rsidRDefault="00161A9B" w14:paraId="456ED74D" w14:textId="77777777">
            <w:pPr>
              <w:spacing w:after="0"/>
              <w:jc w:val="center"/>
              <w:rPr>
                <w:rFonts w:ascii="Arial" w:hAnsi="Arial" w:eastAsia="Arial" w:cs="Arial"/>
                <w:b w:val="1"/>
                <w:bCs w:val="1"/>
              </w:rPr>
            </w:pPr>
            <w:r w:rsidRPr="238D70B0" w:rsidR="643D57BF">
              <w:rPr>
                <w:rFonts w:ascii="Arial" w:hAnsi="Arial" w:eastAsia="Arial" w:cs="Arial"/>
                <w:b w:val="1"/>
                <w:bCs w:val="1"/>
              </w:rPr>
              <w:t>90</w:t>
            </w:r>
          </w:p>
        </w:tc>
        <w:tc>
          <w:tcPr>
            <w:tcW w:w="2610" w:type="dxa"/>
            <w:shd w:val="clear" w:color="auto" w:fill="auto"/>
            <w:tcMar/>
          </w:tcPr>
          <w:p w:rsidRPr="00664495" w:rsidR="00161A9B" w:rsidP="238D70B0" w:rsidRDefault="00161A9B" w14:paraId="48467D3D" w14:textId="77777777">
            <w:pPr>
              <w:spacing w:after="0"/>
              <w:ind w:left="720"/>
              <w:rPr>
                <w:rFonts w:ascii="Arial" w:hAnsi="Arial" w:eastAsia="Arial" w:cs="Arial"/>
              </w:rPr>
            </w:pPr>
          </w:p>
        </w:tc>
      </w:tr>
      <w:tr w:rsidRPr="00664495" w:rsidR="00161A9B" w:rsidTr="238D70B0" w14:paraId="35B5DBC3" w14:textId="77777777">
        <w:trPr>
          <w:jc w:val="center"/>
        </w:trPr>
        <w:tc>
          <w:tcPr>
            <w:tcW w:w="2070" w:type="dxa"/>
            <w:shd w:val="clear" w:color="auto" w:fill="auto"/>
            <w:tcMar/>
          </w:tcPr>
          <w:p w:rsidRPr="00664495" w:rsidR="00161A9B" w:rsidP="238D70B0" w:rsidRDefault="00161A9B" w14:paraId="4236FE7C" w14:textId="77777777">
            <w:pPr>
              <w:spacing w:after="0"/>
              <w:jc w:val="center"/>
              <w:rPr>
                <w:rFonts w:ascii="Arial" w:hAnsi="Arial" w:eastAsia="Arial" w:cs="Arial"/>
                <w:b w:val="1"/>
                <w:bCs w:val="1"/>
              </w:rPr>
            </w:pPr>
            <w:r w:rsidRPr="238D70B0" w:rsidR="643D57BF">
              <w:rPr>
                <w:rFonts w:ascii="Arial" w:hAnsi="Arial" w:eastAsia="Arial" w:cs="Arial"/>
                <w:b w:val="1"/>
                <w:bCs w:val="1"/>
              </w:rPr>
              <w:t>120</w:t>
            </w:r>
          </w:p>
        </w:tc>
        <w:tc>
          <w:tcPr>
            <w:tcW w:w="2610" w:type="dxa"/>
            <w:shd w:val="clear" w:color="auto" w:fill="auto"/>
            <w:tcMar/>
          </w:tcPr>
          <w:p w:rsidRPr="00664495" w:rsidR="00161A9B" w:rsidP="238D70B0" w:rsidRDefault="00161A9B" w14:paraId="52CDA167" w14:textId="77777777">
            <w:pPr>
              <w:spacing w:after="0"/>
              <w:ind w:left="720"/>
              <w:rPr>
                <w:rFonts w:ascii="Arial" w:hAnsi="Arial" w:eastAsia="Arial" w:cs="Arial"/>
              </w:rPr>
            </w:pPr>
          </w:p>
        </w:tc>
      </w:tr>
      <w:tr w:rsidRPr="00664495" w:rsidR="00161A9B" w:rsidTr="238D70B0" w14:paraId="18919516" w14:textId="77777777">
        <w:trPr>
          <w:jc w:val="center"/>
        </w:trPr>
        <w:tc>
          <w:tcPr>
            <w:tcW w:w="2070" w:type="dxa"/>
            <w:shd w:val="clear" w:color="auto" w:fill="auto"/>
            <w:tcMar/>
          </w:tcPr>
          <w:p w:rsidRPr="00664495" w:rsidR="00161A9B" w:rsidP="238D70B0" w:rsidRDefault="00161A9B" w14:paraId="1CBC9E89" w14:textId="77777777">
            <w:pPr>
              <w:spacing w:after="0"/>
              <w:jc w:val="center"/>
              <w:rPr>
                <w:rFonts w:ascii="Arial" w:hAnsi="Arial" w:eastAsia="Arial" w:cs="Arial"/>
                <w:b w:val="1"/>
                <w:bCs w:val="1"/>
              </w:rPr>
            </w:pPr>
            <w:r w:rsidRPr="238D70B0" w:rsidR="643D57BF">
              <w:rPr>
                <w:rFonts w:ascii="Arial" w:hAnsi="Arial" w:eastAsia="Arial" w:cs="Arial"/>
                <w:b w:val="1"/>
                <w:bCs w:val="1"/>
              </w:rPr>
              <w:t>180</w:t>
            </w:r>
          </w:p>
        </w:tc>
        <w:tc>
          <w:tcPr>
            <w:tcW w:w="2610" w:type="dxa"/>
            <w:shd w:val="clear" w:color="auto" w:fill="auto"/>
            <w:tcMar/>
          </w:tcPr>
          <w:p w:rsidRPr="00664495" w:rsidR="00161A9B" w:rsidP="238D70B0" w:rsidRDefault="00161A9B" w14:paraId="0B1AA751" w14:textId="77777777">
            <w:pPr>
              <w:spacing w:after="0"/>
              <w:ind w:left="720"/>
              <w:rPr>
                <w:rFonts w:ascii="Arial" w:hAnsi="Arial" w:eastAsia="Arial" w:cs="Arial"/>
              </w:rPr>
            </w:pPr>
          </w:p>
        </w:tc>
      </w:tr>
      <w:tr w:rsidRPr="00664495" w:rsidR="00161A9B" w:rsidTr="238D70B0" w14:paraId="30367105" w14:textId="77777777">
        <w:trPr>
          <w:jc w:val="center"/>
        </w:trPr>
        <w:tc>
          <w:tcPr>
            <w:tcW w:w="2070" w:type="dxa"/>
            <w:shd w:val="clear" w:color="auto" w:fill="auto"/>
            <w:tcMar/>
          </w:tcPr>
          <w:p w:rsidRPr="00664495" w:rsidR="00161A9B" w:rsidP="238D70B0" w:rsidRDefault="00161A9B" w14:paraId="24112B7C" w14:textId="77777777">
            <w:pPr>
              <w:spacing w:after="0"/>
              <w:jc w:val="center"/>
              <w:rPr>
                <w:rFonts w:ascii="Arial" w:hAnsi="Arial" w:eastAsia="Arial" w:cs="Arial"/>
                <w:b w:val="1"/>
                <w:bCs w:val="1"/>
              </w:rPr>
            </w:pPr>
            <w:r w:rsidRPr="238D70B0" w:rsidR="643D57BF">
              <w:rPr>
                <w:rFonts w:ascii="Arial" w:hAnsi="Arial" w:eastAsia="Arial" w:cs="Arial"/>
                <w:b w:val="1"/>
                <w:bCs w:val="1"/>
              </w:rPr>
              <w:t>210</w:t>
            </w:r>
          </w:p>
        </w:tc>
        <w:tc>
          <w:tcPr>
            <w:tcW w:w="2610" w:type="dxa"/>
            <w:shd w:val="clear" w:color="auto" w:fill="auto"/>
            <w:tcMar/>
          </w:tcPr>
          <w:p w:rsidRPr="00664495" w:rsidR="00161A9B" w:rsidP="238D70B0" w:rsidRDefault="00161A9B" w14:paraId="41BDFA41" w14:textId="77777777">
            <w:pPr>
              <w:spacing w:after="0"/>
              <w:ind w:left="720"/>
              <w:rPr>
                <w:rFonts w:ascii="Arial" w:hAnsi="Arial" w:eastAsia="Arial" w:cs="Arial"/>
              </w:rPr>
            </w:pPr>
          </w:p>
        </w:tc>
      </w:tr>
      <w:tr w:rsidRPr="00664495" w:rsidR="00161A9B" w:rsidTr="238D70B0" w14:paraId="71578F58" w14:textId="77777777">
        <w:trPr>
          <w:jc w:val="center"/>
        </w:trPr>
        <w:tc>
          <w:tcPr>
            <w:tcW w:w="2070" w:type="dxa"/>
            <w:shd w:val="clear" w:color="auto" w:fill="auto"/>
            <w:tcMar/>
          </w:tcPr>
          <w:p w:rsidRPr="00664495" w:rsidR="00161A9B" w:rsidP="238D70B0" w:rsidRDefault="00161A9B" w14:paraId="339AABC0" w14:textId="77777777">
            <w:pPr>
              <w:spacing w:after="0"/>
              <w:jc w:val="center"/>
              <w:rPr>
                <w:rFonts w:ascii="Arial" w:hAnsi="Arial" w:eastAsia="Arial" w:cs="Arial"/>
                <w:b w:val="1"/>
                <w:bCs w:val="1"/>
              </w:rPr>
            </w:pPr>
            <w:r w:rsidRPr="238D70B0" w:rsidR="643D57BF">
              <w:rPr>
                <w:rFonts w:ascii="Arial" w:hAnsi="Arial" w:eastAsia="Arial" w:cs="Arial"/>
                <w:b w:val="1"/>
                <w:bCs w:val="1"/>
              </w:rPr>
              <w:t>240</w:t>
            </w:r>
          </w:p>
        </w:tc>
        <w:tc>
          <w:tcPr>
            <w:tcW w:w="2610" w:type="dxa"/>
            <w:shd w:val="clear" w:color="auto" w:fill="auto"/>
            <w:tcMar/>
          </w:tcPr>
          <w:p w:rsidRPr="00664495" w:rsidR="00161A9B" w:rsidP="238D70B0" w:rsidRDefault="00161A9B" w14:paraId="4FBBC3E9" w14:textId="77777777">
            <w:pPr>
              <w:spacing w:after="0"/>
              <w:ind w:left="720"/>
              <w:rPr>
                <w:rFonts w:ascii="Arial" w:hAnsi="Arial" w:eastAsia="Arial" w:cs="Arial"/>
              </w:rPr>
            </w:pPr>
          </w:p>
        </w:tc>
      </w:tr>
      <w:tr w:rsidRPr="00664495" w:rsidR="00161A9B" w:rsidTr="238D70B0" w14:paraId="5F45642C" w14:textId="77777777">
        <w:trPr>
          <w:jc w:val="center"/>
        </w:trPr>
        <w:tc>
          <w:tcPr>
            <w:tcW w:w="2070" w:type="dxa"/>
            <w:shd w:val="clear" w:color="auto" w:fill="auto"/>
            <w:tcMar/>
          </w:tcPr>
          <w:p w:rsidRPr="00664495" w:rsidR="00161A9B" w:rsidP="238D70B0" w:rsidRDefault="00161A9B" w14:paraId="47230AAB" w14:textId="77777777">
            <w:pPr>
              <w:spacing w:after="0"/>
              <w:jc w:val="center"/>
              <w:rPr>
                <w:rFonts w:ascii="Arial" w:hAnsi="Arial" w:eastAsia="Arial" w:cs="Arial"/>
                <w:b w:val="1"/>
                <w:bCs w:val="1"/>
              </w:rPr>
            </w:pPr>
            <w:r w:rsidRPr="238D70B0" w:rsidR="643D57BF">
              <w:rPr>
                <w:rFonts w:ascii="Arial" w:hAnsi="Arial" w:eastAsia="Arial" w:cs="Arial"/>
                <w:b w:val="1"/>
                <w:bCs w:val="1"/>
              </w:rPr>
              <w:t>270</w:t>
            </w:r>
          </w:p>
        </w:tc>
        <w:tc>
          <w:tcPr>
            <w:tcW w:w="2610" w:type="dxa"/>
            <w:shd w:val="clear" w:color="auto" w:fill="auto"/>
            <w:tcMar/>
          </w:tcPr>
          <w:p w:rsidRPr="00664495" w:rsidR="00161A9B" w:rsidP="238D70B0" w:rsidRDefault="00161A9B" w14:paraId="265D2AF3" w14:textId="77777777">
            <w:pPr>
              <w:spacing w:after="0"/>
              <w:ind w:left="720"/>
              <w:rPr>
                <w:rFonts w:ascii="Arial" w:hAnsi="Arial" w:eastAsia="Arial" w:cs="Arial"/>
              </w:rPr>
            </w:pPr>
          </w:p>
        </w:tc>
      </w:tr>
      <w:tr w:rsidRPr="00664495" w:rsidR="00161A9B" w:rsidTr="238D70B0" w14:paraId="20005E56" w14:textId="77777777">
        <w:trPr>
          <w:jc w:val="center"/>
        </w:trPr>
        <w:tc>
          <w:tcPr>
            <w:tcW w:w="2070" w:type="dxa"/>
            <w:shd w:val="clear" w:color="auto" w:fill="auto"/>
            <w:tcMar/>
          </w:tcPr>
          <w:p w:rsidRPr="00664495" w:rsidR="00161A9B" w:rsidP="238D70B0" w:rsidRDefault="00161A9B" w14:paraId="0420D929" w14:textId="77777777">
            <w:pPr>
              <w:spacing w:after="0"/>
              <w:jc w:val="center"/>
              <w:rPr>
                <w:rFonts w:ascii="Arial" w:hAnsi="Arial" w:eastAsia="Arial" w:cs="Arial"/>
                <w:b w:val="1"/>
                <w:bCs w:val="1"/>
              </w:rPr>
            </w:pPr>
            <w:r w:rsidRPr="238D70B0" w:rsidR="643D57BF">
              <w:rPr>
                <w:rFonts w:ascii="Arial" w:hAnsi="Arial" w:eastAsia="Arial" w:cs="Arial"/>
                <w:b w:val="1"/>
                <w:bCs w:val="1"/>
              </w:rPr>
              <w:t>300</w:t>
            </w:r>
          </w:p>
        </w:tc>
        <w:tc>
          <w:tcPr>
            <w:tcW w:w="2610" w:type="dxa"/>
            <w:shd w:val="clear" w:color="auto" w:fill="auto"/>
            <w:tcMar/>
          </w:tcPr>
          <w:p w:rsidRPr="00664495" w:rsidR="00161A9B" w:rsidP="238D70B0" w:rsidRDefault="00161A9B" w14:paraId="7B379FF4" w14:textId="77777777">
            <w:pPr>
              <w:spacing w:after="0"/>
              <w:ind w:left="720"/>
              <w:rPr>
                <w:rFonts w:ascii="Arial" w:hAnsi="Arial" w:eastAsia="Arial" w:cs="Arial"/>
              </w:rPr>
            </w:pPr>
          </w:p>
        </w:tc>
      </w:tr>
    </w:tbl>
    <w:p w:rsidRPr="00664495" w:rsidR="00161A9B" w:rsidP="238D70B0" w:rsidRDefault="00161A9B" w14:paraId="492FC51C" w14:textId="77777777">
      <w:pPr>
        <w:spacing w:after="0"/>
        <w:ind w:left="1800"/>
        <w:rPr>
          <w:rFonts w:ascii="Arial" w:hAnsi="Arial" w:eastAsia="Arial" w:cs="Arial"/>
        </w:rPr>
      </w:pPr>
    </w:p>
    <w:p w:rsidRPr="00664495" w:rsidR="00161A9B" w:rsidP="238D70B0" w:rsidRDefault="00C305FB" w14:paraId="48A9A208" w14:textId="14D6C95D">
      <w:pPr>
        <w:ind w:left="1440"/>
        <w:rPr>
          <w:rFonts w:ascii="Arial" w:hAnsi="Arial" w:eastAsia="Arial" w:cs="Arial"/>
          <w:b w:val="1"/>
          <w:bCs w:val="1"/>
          <w:sz w:val="24"/>
          <w:szCs w:val="24"/>
        </w:rPr>
      </w:pPr>
      <w:r w:rsidRPr="238D70B0" w:rsidR="6D92313B">
        <w:rPr>
          <w:rFonts w:ascii="Arial" w:hAnsi="Arial" w:eastAsia="Arial" w:cs="Arial"/>
          <w:b w:val="1"/>
          <w:bCs w:val="1"/>
          <w:sz w:val="24"/>
          <w:szCs w:val="24"/>
        </w:rPr>
        <w:t xml:space="preserve">Table </w:t>
      </w:r>
      <w:r w:rsidRPr="238D70B0" w:rsidR="7ABB8BB4">
        <w:rPr>
          <w:rFonts w:ascii="Arial" w:hAnsi="Arial" w:eastAsia="Arial" w:cs="Arial"/>
          <w:b w:val="1"/>
          <w:bCs w:val="1"/>
          <w:sz w:val="24"/>
          <w:szCs w:val="24"/>
        </w:rPr>
        <w:t>5</w:t>
      </w:r>
      <w:r w:rsidRPr="238D70B0" w:rsidR="1266DC4C">
        <w:rPr>
          <w:rFonts w:ascii="Arial" w:hAnsi="Arial" w:eastAsia="Arial" w:cs="Arial"/>
          <w:b w:val="1"/>
          <w:bCs w:val="1"/>
          <w:sz w:val="24"/>
          <w:szCs w:val="24"/>
        </w:rPr>
        <w:t>.7</w:t>
      </w:r>
      <w:r w:rsidRPr="238D70B0" w:rsidR="6D92313B">
        <w:rPr>
          <w:rFonts w:ascii="Arial" w:hAnsi="Arial" w:eastAsia="Arial" w:cs="Arial"/>
          <w:b w:val="1"/>
          <w:bCs w:val="1"/>
          <w:sz w:val="24"/>
          <w:szCs w:val="24"/>
        </w:rPr>
        <w:t xml:space="preserve">:  </w:t>
      </w:r>
      <w:r w:rsidRPr="238D70B0" w:rsidR="643D57BF">
        <w:rPr>
          <w:rFonts w:ascii="Arial" w:hAnsi="Arial" w:eastAsia="Arial" w:cs="Arial"/>
          <w:b w:val="1"/>
          <w:bCs w:val="1"/>
          <w:sz w:val="24"/>
          <w:szCs w:val="24"/>
        </w:rPr>
        <w:t xml:space="preserve">One-minute </w:t>
      </w:r>
      <w:r w:rsidRPr="238D70B0" w:rsidR="243BF779">
        <w:rPr>
          <w:rFonts w:ascii="Arial" w:hAnsi="Arial" w:eastAsia="Arial" w:cs="Arial"/>
          <w:b w:val="1"/>
          <w:bCs w:val="1"/>
          <w:sz w:val="24"/>
          <w:szCs w:val="24"/>
        </w:rPr>
        <w:t>P</w:t>
      </w:r>
      <w:r w:rsidRPr="238D70B0" w:rsidR="643D57BF">
        <w:rPr>
          <w:rFonts w:ascii="Arial" w:hAnsi="Arial" w:eastAsia="Arial" w:cs="Arial"/>
          <w:b w:val="1"/>
          <w:bCs w:val="1"/>
          <w:sz w:val="24"/>
          <w:szCs w:val="24"/>
        </w:rPr>
        <w:t xml:space="preserve">ractice </w:t>
      </w:r>
      <w:r w:rsidRPr="238D70B0" w:rsidR="050A09B8">
        <w:rPr>
          <w:rFonts w:ascii="Arial" w:hAnsi="Arial" w:eastAsia="Arial" w:cs="Arial"/>
          <w:b w:val="1"/>
          <w:bCs w:val="1"/>
          <w:sz w:val="24"/>
          <w:szCs w:val="24"/>
        </w:rPr>
        <w:t>R</w:t>
      </w:r>
      <w:r w:rsidRPr="238D70B0" w:rsidR="643D57BF">
        <w:rPr>
          <w:rFonts w:ascii="Arial" w:hAnsi="Arial" w:eastAsia="Arial" w:cs="Arial"/>
          <w:b w:val="1"/>
          <w:bCs w:val="1"/>
          <w:sz w:val="24"/>
          <w:szCs w:val="24"/>
        </w:rPr>
        <w:t>un</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78"/>
        <w:gridCol w:w="2853"/>
      </w:tblGrid>
      <w:tr w:rsidRPr="00664495" w:rsidR="00161A9B" w:rsidTr="238D70B0" w14:paraId="2E99A23F" w14:textId="77777777">
        <w:trPr>
          <w:jc w:val="center"/>
        </w:trPr>
        <w:tc>
          <w:tcPr>
            <w:tcW w:w="2178" w:type="dxa"/>
            <w:shd w:val="clear" w:color="auto" w:fill="auto"/>
            <w:tcMar/>
          </w:tcPr>
          <w:p w:rsidRPr="00664495" w:rsidR="00161A9B" w:rsidP="238D70B0" w:rsidRDefault="00161A9B" w14:paraId="2EB9E519" w14:textId="77777777">
            <w:pPr>
              <w:spacing w:after="0"/>
              <w:ind w:left="236"/>
              <w:rPr>
                <w:rFonts w:ascii="Arial" w:hAnsi="Arial" w:eastAsia="Arial" w:cs="Arial"/>
                <w:b w:val="1"/>
                <w:bCs w:val="1"/>
              </w:rPr>
            </w:pPr>
            <w:r w:rsidRPr="238D70B0" w:rsidR="643D57BF">
              <w:rPr>
                <w:rFonts w:ascii="Arial" w:hAnsi="Arial" w:eastAsia="Arial" w:cs="Arial"/>
                <w:b w:val="1"/>
                <w:bCs w:val="1"/>
              </w:rPr>
              <w:t>Time (in seconds)</w:t>
            </w:r>
          </w:p>
        </w:tc>
        <w:tc>
          <w:tcPr>
            <w:tcW w:w="2853" w:type="dxa"/>
            <w:shd w:val="clear" w:color="auto" w:fill="auto"/>
            <w:tcMar/>
          </w:tcPr>
          <w:p w:rsidRPr="00664495" w:rsidR="00161A9B" w:rsidP="238D70B0" w:rsidRDefault="00161A9B" w14:paraId="2C96C1E8" w14:textId="77777777">
            <w:pPr>
              <w:spacing w:after="0"/>
              <w:ind w:left="142"/>
              <w:jc w:val="center"/>
              <w:rPr>
                <w:rFonts w:ascii="Arial" w:hAnsi="Arial" w:eastAsia="Arial" w:cs="Arial"/>
                <w:b w:val="1"/>
                <w:bCs w:val="1"/>
              </w:rPr>
            </w:pPr>
            <w:r w:rsidRPr="238D70B0" w:rsidR="643D57BF">
              <w:rPr>
                <w:rFonts w:ascii="Arial" w:hAnsi="Arial" w:eastAsia="Arial" w:cs="Arial"/>
                <w:b w:val="1"/>
                <w:bCs w:val="1"/>
              </w:rPr>
              <w:t>Absorbance</w:t>
            </w:r>
          </w:p>
        </w:tc>
      </w:tr>
      <w:tr w:rsidRPr="00664495" w:rsidR="00161A9B" w:rsidTr="238D70B0" w14:paraId="40F317E3" w14:textId="77777777">
        <w:trPr>
          <w:jc w:val="center"/>
        </w:trPr>
        <w:tc>
          <w:tcPr>
            <w:tcW w:w="2178" w:type="dxa"/>
            <w:shd w:val="clear" w:color="auto" w:fill="auto"/>
            <w:tcMar/>
          </w:tcPr>
          <w:p w:rsidRPr="00664495" w:rsidR="00161A9B" w:rsidP="238D70B0" w:rsidRDefault="00161A9B" w14:paraId="56F210DE" w14:textId="77777777">
            <w:pPr>
              <w:spacing w:after="0"/>
              <w:ind w:left="720"/>
              <w:rPr>
                <w:rFonts w:ascii="Arial" w:hAnsi="Arial" w:eastAsia="Arial" w:cs="Arial"/>
                <w:b w:val="1"/>
                <w:bCs w:val="1"/>
              </w:rPr>
            </w:pPr>
            <w:r w:rsidRPr="238D70B0" w:rsidR="643D57BF">
              <w:rPr>
                <w:rFonts w:ascii="Arial" w:hAnsi="Arial" w:eastAsia="Arial" w:cs="Arial"/>
                <w:b w:val="1"/>
                <w:bCs w:val="1"/>
              </w:rPr>
              <w:t>0</w:t>
            </w:r>
          </w:p>
        </w:tc>
        <w:tc>
          <w:tcPr>
            <w:tcW w:w="2853" w:type="dxa"/>
            <w:shd w:val="clear" w:color="auto" w:fill="auto"/>
            <w:tcMar/>
          </w:tcPr>
          <w:p w:rsidRPr="00664495" w:rsidR="00161A9B" w:rsidP="238D70B0" w:rsidRDefault="00161A9B" w14:paraId="1F7E0784" w14:textId="77777777">
            <w:pPr>
              <w:spacing w:after="0"/>
              <w:ind w:left="720"/>
              <w:rPr>
                <w:rFonts w:ascii="Arial" w:hAnsi="Arial" w:eastAsia="Arial" w:cs="Arial"/>
              </w:rPr>
            </w:pPr>
          </w:p>
        </w:tc>
      </w:tr>
      <w:tr w:rsidRPr="00664495" w:rsidR="00161A9B" w:rsidTr="238D70B0" w14:paraId="6D114AFE" w14:textId="77777777">
        <w:trPr>
          <w:jc w:val="center"/>
        </w:trPr>
        <w:tc>
          <w:tcPr>
            <w:tcW w:w="2178" w:type="dxa"/>
            <w:shd w:val="clear" w:color="auto" w:fill="auto"/>
            <w:tcMar/>
          </w:tcPr>
          <w:p w:rsidRPr="00664495" w:rsidR="00161A9B" w:rsidP="238D70B0" w:rsidRDefault="00161A9B" w14:paraId="48E83D80" w14:textId="77777777">
            <w:pPr>
              <w:spacing w:after="0"/>
              <w:ind w:left="720"/>
              <w:rPr>
                <w:rFonts w:ascii="Arial" w:hAnsi="Arial" w:eastAsia="Arial" w:cs="Arial"/>
                <w:b w:val="1"/>
                <w:bCs w:val="1"/>
              </w:rPr>
            </w:pPr>
            <w:r w:rsidRPr="238D70B0" w:rsidR="643D57BF">
              <w:rPr>
                <w:rFonts w:ascii="Arial" w:hAnsi="Arial" w:eastAsia="Arial" w:cs="Arial"/>
                <w:b w:val="1"/>
                <w:bCs w:val="1"/>
              </w:rPr>
              <w:t>10</w:t>
            </w:r>
          </w:p>
        </w:tc>
        <w:tc>
          <w:tcPr>
            <w:tcW w:w="2853" w:type="dxa"/>
            <w:shd w:val="clear" w:color="auto" w:fill="auto"/>
            <w:tcMar/>
          </w:tcPr>
          <w:p w:rsidRPr="00664495" w:rsidR="00161A9B" w:rsidP="238D70B0" w:rsidRDefault="00161A9B" w14:paraId="108C2FC5" w14:textId="77777777">
            <w:pPr>
              <w:spacing w:after="0"/>
              <w:ind w:left="720"/>
              <w:rPr>
                <w:rFonts w:ascii="Arial" w:hAnsi="Arial" w:eastAsia="Arial" w:cs="Arial"/>
              </w:rPr>
            </w:pPr>
          </w:p>
        </w:tc>
      </w:tr>
      <w:tr w:rsidRPr="00664495" w:rsidR="00161A9B" w:rsidTr="238D70B0" w14:paraId="7DD0ECF9" w14:textId="77777777">
        <w:trPr>
          <w:jc w:val="center"/>
        </w:trPr>
        <w:tc>
          <w:tcPr>
            <w:tcW w:w="2178" w:type="dxa"/>
            <w:shd w:val="clear" w:color="auto" w:fill="auto"/>
            <w:tcMar/>
          </w:tcPr>
          <w:p w:rsidRPr="00664495" w:rsidR="00161A9B" w:rsidP="238D70B0" w:rsidRDefault="00161A9B" w14:paraId="4B76D57A" w14:textId="77777777">
            <w:pPr>
              <w:spacing w:after="0"/>
              <w:ind w:left="720"/>
              <w:rPr>
                <w:rFonts w:ascii="Arial" w:hAnsi="Arial" w:eastAsia="Arial" w:cs="Arial"/>
                <w:b w:val="1"/>
                <w:bCs w:val="1"/>
              </w:rPr>
            </w:pPr>
            <w:r w:rsidRPr="238D70B0" w:rsidR="643D57BF">
              <w:rPr>
                <w:rFonts w:ascii="Arial" w:hAnsi="Arial" w:eastAsia="Arial" w:cs="Arial"/>
                <w:b w:val="1"/>
                <w:bCs w:val="1"/>
              </w:rPr>
              <w:t>20</w:t>
            </w:r>
          </w:p>
        </w:tc>
        <w:tc>
          <w:tcPr>
            <w:tcW w:w="2853" w:type="dxa"/>
            <w:shd w:val="clear" w:color="auto" w:fill="auto"/>
            <w:tcMar/>
          </w:tcPr>
          <w:p w:rsidRPr="00664495" w:rsidR="00161A9B" w:rsidP="238D70B0" w:rsidRDefault="00161A9B" w14:paraId="28E8960B" w14:textId="77777777">
            <w:pPr>
              <w:spacing w:after="0"/>
              <w:ind w:left="720"/>
              <w:rPr>
                <w:rFonts w:ascii="Arial" w:hAnsi="Arial" w:eastAsia="Arial" w:cs="Arial"/>
              </w:rPr>
            </w:pPr>
          </w:p>
        </w:tc>
      </w:tr>
      <w:tr w:rsidRPr="00664495" w:rsidR="00161A9B" w:rsidTr="238D70B0" w14:paraId="6AE3C307" w14:textId="77777777">
        <w:trPr>
          <w:jc w:val="center"/>
        </w:trPr>
        <w:tc>
          <w:tcPr>
            <w:tcW w:w="2178" w:type="dxa"/>
            <w:shd w:val="clear" w:color="auto" w:fill="auto"/>
            <w:tcMar/>
          </w:tcPr>
          <w:p w:rsidRPr="00664495" w:rsidR="00161A9B" w:rsidP="238D70B0" w:rsidRDefault="00161A9B" w14:paraId="53200983" w14:textId="77777777">
            <w:pPr>
              <w:spacing w:after="0"/>
              <w:ind w:left="720"/>
              <w:rPr>
                <w:rFonts w:ascii="Arial" w:hAnsi="Arial" w:eastAsia="Arial" w:cs="Arial"/>
                <w:b w:val="1"/>
                <w:bCs w:val="1"/>
              </w:rPr>
            </w:pPr>
            <w:r w:rsidRPr="238D70B0" w:rsidR="643D57BF">
              <w:rPr>
                <w:rFonts w:ascii="Arial" w:hAnsi="Arial" w:eastAsia="Arial" w:cs="Arial"/>
                <w:b w:val="1"/>
                <w:bCs w:val="1"/>
              </w:rPr>
              <w:t>30</w:t>
            </w:r>
          </w:p>
        </w:tc>
        <w:tc>
          <w:tcPr>
            <w:tcW w:w="2853" w:type="dxa"/>
            <w:shd w:val="clear" w:color="auto" w:fill="auto"/>
            <w:tcMar/>
          </w:tcPr>
          <w:p w:rsidRPr="00664495" w:rsidR="00161A9B" w:rsidP="238D70B0" w:rsidRDefault="00161A9B" w14:paraId="0F19C694" w14:textId="77777777">
            <w:pPr>
              <w:spacing w:after="0"/>
              <w:ind w:left="720"/>
              <w:rPr>
                <w:rFonts w:ascii="Arial" w:hAnsi="Arial" w:eastAsia="Arial" w:cs="Arial"/>
              </w:rPr>
            </w:pPr>
          </w:p>
        </w:tc>
      </w:tr>
      <w:tr w:rsidRPr="00664495" w:rsidR="00161A9B" w:rsidTr="238D70B0" w14:paraId="050E86A2" w14:textId="77777777">
        <w:trPr>
          <w:jc w:val="center"/>
        </w:trPr>
        <w:tc>
          <w:tcPr>
            <w:tcW w:w="2178" w:type="dxa"/>
            <w:shd w:val="clear" w:color="auto" w:fill="auto"/>
            <w:tcMar/>
          </w:tcPr>
          <w:p w:rsidRPr="00664495" w:rsidR="00161A9B" w:rsidP="238D70B0" w:rsidRDefault="00161A9B" w14:paraId="3EBDC447" w14:textId="77777777">
            <w:pPr>
              <w:spacing w:after="0"/>
              <w:ind w:left="720"/>
              <w:rPr>
                <w:rFonts w:ascii="Arial" w:hAnsi="Arial" w:eastAsia="Arial" w:cs="Arial"/>
                <w:b w:val="1"/>
                <w:bCs w:val="1"/>
              </w:rPr>
            </w:pPr>
            <w:r w:rsidRPr="238D70B0" w:rsidR="643D57BF">
              <w:rPr>
                <w:rFonts w:ascii="Arial" w:hAnsi="Arial" w:eastAsia="Arial" w:cs="Arial"/>
                <w:b w:val="1"/>
                <w:bCs w:val="1"/>
              </w:rPr>
              <w:t>40</w:t>
            </w:r>
          </w:p>
        </w:tc>
        <w:tc>
          <w:tcPr>
            <w:tcW w:w="2853" w:type="dxa"/>
            <w:shd w:val="clear" w:color="auto" w:fill="auto"/>
            <w:tcMar/>
          </w:tcPr>
          <w:p w:rsidRPr="00664495" w:rsidR="00161A9B" w:rsidP="238D70B0" w:rsidRDefault="00161A9B" w14:paraId="111F9E74" w14:textId="77777777">
            <w:pPr>
              <w:spacing w:after="0"/>
              <w:ind w:left="720"/>
              <w:rPr>
                <w:rFonts w:ascii="Arial" w:hAnsi="Arial" w:eastAsia="Arial" w:cs="Arial"/>
              </w:rPr>
            </w:pPr>
          </w:p>
        </w:tc>
      </w:tr>
      <w:tr w:rsidRPr="00664495" w:rsidR="00161A9B" w:rsidTr="238D70B0" w14:paraId="7015237D" w14:textId="77777777">
        <w:trPr>
          <w:jc w:val="center"/>
        </w:trPr>
        <w:tc>
          <w:tcPr>
            <w:tcW w:w="2178" w:type="dxa"/>
            <w:shd w:val="clear" w:color="auto" w:fill="auto"/>
            <w:tcMar/>
          </w:tcPr>
          <w:p w:rsidRPr="00664495" w:rsidR="00161A9B" w:rsidP="238D70B0" w:rsidRDefault="00161A9B" w14:paraId="194FBB10" w14:textId="77777777">
            <w:pPr>
              <w:spacing w:after="0"/>
              <w:ind w:left="720"/>
              <w:rPr>
                <w:rFonts w:ascii="Arial" w:hAnsi="Arial" w:eastAsia="Arial" w:cs="Arial"/>
                <w:b w:val="1"/>
                <w:bCs w:val="1"/>
              </w:rPr>
            </w:pPr>
            <w:r w:rsidRPr="238D70B0" w:rsidR="643D57BF">
              <w:rPr>
                <w:rFonts w:ascii="Arial" w:hAnsi="Arial" w:eastAsia="Arial" w:cs="Arial"/>
                <w:b w:val="1"/>
                <w:bCs w:val="1"/>
              </w:rPr>
              <w:t>50</w:t>
            </w:r>
          </w:p>
        </w:tc>
        <w:tc>
          <w:tcPr>
            <w:tcW w:w="2853" w:type="dxa"/>
            <w:shd w:val="clear" w:color="auto" w:fill="auto"/>
            <w:tcMar/>
          </w:tcPr>
          <w:p w:rsidRPr="00664495" w:rsidR="00161A9B" w:rsidP="238D70B0" w:rsidRDefault="00161A9B" w14:paraId="22C80FDC" w14:textId="77777777">
            <w:pPr>
              <w:spacing w:after="0"/>
              <w:ind w:left="720"/>
              <w:rPr>
                <w:rFonts w:ascii="Arial" w:hAnsi="Arial" w:eastAsia="Arial" w:cs="Arial"/>
              </w:rPr>
            </w:pPr>
          </w:p>
        </w:tc>
      </w:tr>
      <w:tr w:rsidRPr="00664495" w:rsidR="00161A9B" w:rsidTr="238D70B0" w14:paraId="3CB39132" w14:textId="77777777">
        <w:trPr>
          <w:jc w:val="center"/>
        </w:trPr>
        <w:tc>
          <w:tcPr>
            <w:tcW w:w="2178" w:type="dxa"/>
            <w:shd w:val="clear" w:color="auto" w:fill="auto"/>
            <w:tcMar/>
          </w:tcPr>
          <w:p w:rsidRPr="00664495" w:rsidR="00161A9B" w:rsidP="238D70B0" w:rsidRDefault="00161A9B" w14:paraId="75FF77EE" w14:textId="77777777">
            <w:pPr>
              <w:spacing w:after="0"/>
              <w:ind w:left="720"/>
              <w:rPr>
                <w:rFonts w:ascii="Arial" w:hAnsi="Arial" w:eastAsia="Arial" w:cs="Arial"/>
                <w:b w:val="1"/>
                <w:bCs w:val="1"/>
              </w:rPr>
            </w:pPr>
            <w:r w:rsidRPr="238D70B0" w:rsidR="643D57BF">
              <w:rPr>
                <w:rFonts w:ascii="Arial" w:hAnsi="Arial" w:eastAsia="Arial" w:cs="Arial"/>
                <w:b w:val="1"/>
                <w:bCs w:val="1"/>
              </w:rPr>
              <w:t>60</w:t>
            </w:r>
          </w:p>
        </w:tc>
        <w:tc>
          <w:tcPr>
            <w:tcW w:w="2853" w:type="dxa"/>
            <w:shd w:val="clear" w:color="auto" w:fill="auto"/>
            <w:tcMar/>
          </w:tcPr>
          <w:p w:rsidRPr="00664495" w:rsidR="00161A9B" w:rsidP="238D70B0" w:rsidRDefault="00161A9B" w14:paraId="64A8D9AC" w14:textId="77777777">
            <w:pPr>
              <w:spacing w:after="0"/>
              <w:ind w:left="720"/>
              <w:rPr>
                <w:rFonts w:ascii="Arial" w:hAnsi="Arial" w:eastAsia="Arial" w:cs="Arial"/>
              </w:rPr>
            </w:pPr>
          </w:p>
        </w:tc>
      </w:tr>
    </w:tbl>
    <w:p w:rsidR="3F1FF705" w:rsidP="238D70B0" w:rsidRDefault="3F1FF705" w14:paraId="6D53A24F" w14:textId="01E1D56A">
      <w:pPr>
        <w:spacing w:before="240"/>
        <w:ind w:left="1440"/>
        <w:rPr>
          <w:rFonts w:ascii="Arial" w:hAnsi="Arial" w:eastAsia="Arial" w:cs="Arial"/>
          <w:sz w:val="24"/>
          <w:szCs w:val="24"/>
        </w:rPr>
      </w:pPr>
    </w:p>
    <w:p w:rsidRPr="00664495" w:rsidR="00161A9B" w:rsidP="238D70B0" w:rsidRDefault="0082106B" w14:paraId="4FD612B7" w14:textId="07B77867">
      <w:pPr>
        <w:spacing w:before="240"/>
        <w:ind w:left="720"/>
        <w:rPr>
          <w:rFonts w:ascii="Arial" w:hAnsi="Arial" w:eastAsia="Arial" w:cs="Arial"/>
          <w:b w:val="1"/>
          <w:bCs w:val="1"/>
          <w:sz w:val="24"/>
          <w:szCs w:val="24"/>
        </w:rPr>
      </w:pPr>
      <w:r w:rsidRPr="238D70B0" w:rsidR="6D92313B">
        <w:rPr>
          <w:rFonts w:ascii="Arial" w:hAnsi="Arial" w:eastAsia="Arial" w:cs="Arial"/>
          <w:b w:val="1"/>
          <w:bCs w:val="1"/>
          <w:sz w:val="24"/>
          <w:szCs w:val="24"/>
        </w:rPr>
        <w:t xml:space="preserve">Table </w:t>
      </w:r>
      <w:r w:rsidRPr="238D70B0" w:rsidR="09E62DA2">
        <w:rPr>
          <w:rFonts w:ascii="Arial" w:hAnsi="Arial" w:eastAsia="Arial" w:cs="Arial"/>
          <w:b w:val="1"/>
          <w:bCs w:val="1"/>
          <w:sz w:val="24"/>
          <w:szCs w:val="24"/>
        </w:rPr>
        <w:t>5</w:t>
      </w:r>
      <w:r w:rsidRPr="238D70B0" w:rsidR="1266DC4C">
        <w:rPr>
          <w:rFonts w:ascii="Arial" w:hAnsi="Arial" w:eastAsia="Arial" w:cs="Arial"/>
          <w:b w:val="1"/>
          <w:bCs w:val="1"/>
          <w:sz w:val="24"/>
          <w:szCs w:val="24"/>
        </w:rPr>
        <w:t>.8</w:t>
      </w:r>
      <w:r w:rsidRPr="238D70B0" w:rsidR="6D92313B">
        <w:rPr>
          <w:rFonts w:ascii="Arial" w:hAnsi="Arial" w:eastAsia="Arial" w:cs="Arial"/>
          <w:b w:val="1"/>
          <w:bCs w:val="1"/>
          <w:sz w:val="24"/>
          <w:szCs w:val="24"/>
        </w:rPr>
        <w:t xml:space="preserve">:  </w:t>
      </w:r>
      <w:r w:rsidRPr="238D70B0" w:rsidR="643D57BF">
        <w:rPr>
          <w:rFonts w:ascii="Arial" w:hAnsi="Arial" w:eastAsia="Arial" w:cs="Arial"/>
          <w:b w:val="1"/>
          <w:bCs w:val="1"/>
          <w:sz w:val="24"/>
          <w:szCs w:val="24"/>
        </w:rPr>
        <w:t xml:space="preserve">Enzyme Concentration </w:t>
      </w:r>
      <w:r w:rsidRPr="238D70B0" w:rsidR="11FE79E8">
        <w:rPr>
          <w:rFonts w:ascii="Arial" w:hAnsi="Arial" w:eastAsia="Arial" w:cs="Arial"/>
          <w:b w:val="1"/>
          <w:bCs w:val="1"/>
          <w:sz w:val="24"/>
          <w:szCs w:val="24"/>
        </w:rPr>
        <w:t>E</w:t>
      </w:r>
      <w:r w:rsidRPr="238D70B0" w:rsidR="643D57BF">
        <w:rPr>
          <w:rFonts w:ascii="Arial" w:hAnsi="Arial" w:eastAsia="Arial" w:cs="Arial"/>
          <w:b w:val="1"/>
          <w:bCs w:val="1"/>
          <w:sz w:val="24"/>
          <w:szCs w:val="24"/>
        </w:rPr>
        <w:t xml:space="preserve">xperimental </w:t>
      </w:r>
      <w:r w:rsidRPr="238D70B0" w:rsidR="78BDBCD7">
        <w:rPr>
          <w:rFonts w:ascii="Arial" w:hAnsi="Arial" w:eastAsia="Arial" w:cs="Arial"/>
          <w:b w:val="1"/>
          <w:bCs w:val="1"/>
          <w:sz w:val="24"/>
          <w:szCs w:val="24"/>
        </w:rPr>
        <w:t>D</w:t>
      </w:r>
      <w:r w:rsidRPr="238D70B0" w:rsidR="643D57BF">
        <w:rPr>
          <w:rFonts w:ascii="Arial" w:hAnsi="Arial" w:eastAsia="Arial" w:cs="Arial"/>
          <w:b w:val="1"/>
          <w:bCs w:val="1"/>
          <w:sz w:val="24"/>
          <w:szCs w:val="24"/>
        </w:rPr>
        <w:t>ata</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48"/>
        <w:gridCol w:w="1728"/>
        <w:gridCol w:w="1728"/>
        <w:gridCol w:w="1612"/>
      </w:tblGrid>
      <w:tr w:rsidRPr="00664495" w:rsidR="00161A9B" w:rsidTr="238D70B0" w14:paraId="1BA4E9A7" w14:textId="77777777">
        <w:trPr>
          <w:jc w:val="center"/>
        </w:trPr>
        <w:tc>
          <w:tcPr>
            <w:tcW w:w="7316" w:type="dxa"/>
            <w:gridSpan w:val="4"/>
            <w:shd w:val="clear" w:color="auto" w:fill="auto"/>
            <w:tcMar/>
          </w:tcPr>
          <w:p w:rsidRPr="00664495" w:rsidR="00161A9B" w:rsidP="238D70B0" w:rsidRDefault="00161A9B" w14:paraId="6298D15E" w14:textId="77777777">
            <w:pPr>
              <w:spacing w:after="0"/>
              <w:jc w:val="center"/>
              <w:rPr>
                <w:rFonts w:ascii="Arial" w:hAnsi="Arial" w:eastAsia="Arial" w:cs="Arial"/>
                <w:b w:val="1"/>
                <w:bCs w:val="1"/>
              </w:rPr>
            </w:pPr>
            <w:r w:rsidRPr="238D70B0" w:rsidR="643D57BF">
              <w:rPr>
                <w:rFonts w:ascii="Arial" w:hAnsi="Arial" w:eastAsia="Arial" w:cs="Arial"/>
                <w:b w:val="1"/>
                <w:bCs w:val="1"/>
              </w:rPr>
              <w:t>Enzyme Concentration</w:t>
            </w:r>
          </w:p>
        </w:tc>
      </w:tr>
      <w:tr w:rsidRPr="00664495" w:rsidR="00161A9B" w:rsidTr="238D70B0" w14:paraId="43BE826A" w14:textId="77777777">
        <w:trPr>
          <w:jc w:val="center"/>
        </w:trPr>
        <w:tc>
          <w:tcPr>
            <w:tcW w:w="2248" w:type="dxa"/>
            <w:shd w:val="clear" w:color="auto" w:fill="auto"/>
            <w:tcMar/>
          </w:tcPr>
          <w:p w:rsidRPr="00664495" w:rsidR="00161A9B" w:rsidP="238D70B0" w:rsidRDefault="00161A9B" w14:paraId="20A471BA" w14:textId="77777777">
            <w:pPr>
              <w:spacing w:after="0"/>
              <w:jc w:val="center"/>
              <w:rPr>
                <w:rFonts w:ascii="Arial" w:hAnsi="Arial" w:eastAsia="Arial" w:cs="Arial"/>
                <w:b w:val="1"/>
                <w:bCs w:val="1"/>
              </w:rPr>
            </w:pPr>
            <w:r w:rsidRPr="238D70B0" w:rsidR="643D57BF">
              <w:rPr>
                <w:rFonts w:ascii="Arial" w:hAnsi="Arial" w:eastAsia="Arial" w:cs="Arial"/>
                <w:b w:val="1"/>
                <w:bCs w:val="1"/>
              </w:rPr>
              <w:t>Time (in seconds)</w:t>
            </w:r>
          </w:p>
        </w:tc>
        <w:tc>
          <w:tcPr>
            <w:tcW w:w="1728" w:type="dxa"/>
            <w:shd w:val="clear" w:color="auto" w:fill="auto"/>
            <w:tcMar/>
          </w:tcPr>
          <w:p w:rsidRPr="00664495" w:rsidR="00161A9B" w:rsidP="238D70B0" w:rsidRDefault="00161A9B" w14:paraId="5FABC00A" w14:textId="77777777">
            <w:pPr>
              <w:spacing w:after="0"/>
              <w:jc w:val="center"/>
              <w:rPr>
                <w:rFonts w:ascii="Arial" w:hAnsi="Arial" w:eastAsia="Arial" w:cs="Arial"/>
                <w:b w:val="1"/>
                <w:bCs w:val="1"/>
              </w:rPr>
            </w:pPr>
            <w:r w:rsidRPr="238D70B0" w:rsidR="643D57BF">
              <w:rPr>
                <w:rFonts w:ascii="Arial" w:hAnsi="Arial" w:eastAsia="Arial" w:cs="Arial"/>
                <w:b w:val="1"/>
                <w:bCs w:val="1"/>
              </w:rPr>
              <w:t>0.5 x</w:t>
            </w:r>
          </w:p>
        </w:tc>
        <w:tc>
          <w:tcPr>
            <w:tcW w:w="1728" w:type="dxa"/>
            <w:shd w:val="clear" w:color="auto" w:fill="auto"/>
            <w:tcMar/>
          </w:tcPr>
          <w:p w:rsidRPr="00664495" w:rsidR="00161A9B" w:rsidP="238D70B0" w:rsidRDefault="00161A9B" w14:paraId="5AF326CF" w14:textId="77777777">
            <w:pPr>
              <w:spacing w:after="0"/>
              <w:jc w:val="center"/>
              <w:rPr>
                <w:rFonts w:ascii="Arial" w:hAnsi="Arial" w:eastAsia="Arial" w:cs="Arial"/>
                <w:b w:val="1"/>
                <w:bCs w:val="1"/>
              </w:rPr>
            </w:pPr>
            <w:r w:rsidRPr="238D70B0" w:rsidR="643D57BF">
              <w:rPr>
                <w:rFonts w:ascii="Arial" w:hAnsi="Arial" w:eastAsia="Arial" w:cs="Arial"/>
                <w:b w:val="1"/>
                <w:bCs w:val="1"/>
              </w:rPr>
              <w:t>1.0x</w:t>
            </w:r>
          </w:p>
        </w:tc>
        <w:tc>
          <w:tcPr>
            <w:tcW w:w="1612" w:type="dxa"/>
            <w:shd w:val="clear" w:color="auto" w:fill="auto"/>
            <w:tcMar/>
          </w:tcPr>
          <w:p w:rsidRPr="00664495" w:rsidR="00161A9B" w:rsidP="238D70B0" w:rsidRDefault="00161A9B" w14:paraId="3D24B19C" w14:textId="77777777">
            <w:pPr>
              <w:spacing w:after="0"/>
              <w:jc w:val="center"/>
              <w:rPr>
                <w:rFonts w:ascii="Arial" w:hAnsi="Arial" w:eastAsia="Arial" w:cs="Arial"/>
                <w:b w:val="1"/>
                <w:bCs w:val="1"/>
              </w:rPr>
            </w:pPr>
            <w:r w:rsidRPr="238D70B0" w:rsidR="643D57BF">
              <w:rPr>
                <w:rFonts w:ascii="Arial" w:hAnsi="Arial" w:eastAsia="Arial" w:cs="Arial"/>
                <w:b w:val="1"/>
                <w:bCs w:val="1"/>
              </w:rPr>
              <w:t>2.0x</w:t>
            </w:r>
          </w:p>
        </w:tc>
      </w:tr>
      <w:tr w:rsidRPr="00664495" w:rsidR="00161A9B" w:rsidTr="238D70B0" w14:paraId="116A418A" w14:textId="77777777">
        <w:trPr>
          <w:jc w:val="center"/>
        </w:trPr>
        <w:tc>
          <w:tcPr>
            <w:tcW w:w="2248" w:type="dxa"/>
            <w:shd w:val="clear" w:color="auto" w:fill="auto"/>
            <w:tcMar/>
          </w:tcPr>
          <w:p w:rsidRPr="00664495" w:rsidR="00161A9B" w:rsidP="238D70B0" w:rsidRDefault="00161A9B" w14:paraId="7E9E070D" w14:textId="77777777">
            <w:pPr>
              <w:spacing w:after="0"/>
              <w:jc w:val="center"/>
              <w:rPr>
                <w:rFonts w:ascii="Arial" w:hAnsi="Arial" w:eastAsia="Arial" w:cs="Arial"/>
                <w:b w:val="1"/>
                <w:bCs w:val="1"/>
              </w:rPr>
            </w:pPr>
            <w:r w:rsidRPr="238D70B0" w:rsidR="643D57BF">
              <w:rPr>
                <w:rFonts w:ascii="Arial" w:hAnsi="Arial" w:eastAsia="Arial" w:cs="Arial"/>
                <w:b w:val="1"/>
                <w:bCs w:val="1"/>
              </w:rPr>
              <w:t>0</w:t>
            </w:r>
          </w:p>
        </w:tc>
        <w:tc>
          <w:tcPr>
            <w:tcW w:w="1728" w:type="dxa"/>
            <w:shd w:val="clear" w:color="auto" w:fill="auto"/>
            <w:tcMar/>
          </w:tcPr>
          <w:p w:rsidRPr="00664495" w:rsidR="00161A9B" w:rsidP="238D70B0" w:rsidRDefault="00161A9B" w14:paraId="0F81892B" w14:textId="77777777">
            <w:pPr>
              <w:spacing w:after="0"/>
              <w:jc w:val="center"/>
              <w:rPr>
                <w:rFonts w:ascii="Arial" w:hAnsi="Arial" w:eastAsia="Arial" w:cs="Arial"/>
              </w:rPr>
            </w:pPr>
          </w:p>
        </w:tc>
        <w:tc>
          <w:tcPr>
            <w:tcW w:w="1728" w:type="dxa"/>
            <w:shd w:val="clear" w:color="auto" w:fill="auto"/>
            <w:tcMar/>
          </w:tcPr>
          <w:p w:rsidRPr="00664495" w:rsidR="00161A9B" w:rsidP="238D70B0" w:rsidRDefault="00161A9B" w14:paraId="7777EB71" w14:textId="77777777">
            <w:pPr>
              <w:spacing w:after="0"/>
              <w:jc w:val="center"/>
              <w:rPr>
                <w:rFonts w:ascii="Arial" w:hAnsi="Arial" w:eastAsia="Arial" w:cs="Arial"/>
              </w:rPr>
            </w:pPr>
          </w:p>
        </w:tc>
        <w:tc>
          <w:tcPr>
            <w:tcW w:w="1612" w:type="dxa"/>
            <w:shd w:val="clear" w:color="auto" w:fill="auto"/>
            <w:tcMar/>
          </w:tcPr>
          <w:p w:rsidRPr="00664495" w:rsidR="00161A9B" w:rsidP="238D70B0" w:rsidRDefault="00161A9B" w14:paraId="4E90506D" w14:textId="77777777">
            <w:pPr>
              <w:spacing w:after="0"/>
              <w:jc w:val="center"/>
              <w:rPr>
                <w:rFonts w:ascii="Arial" w:hAnsi="Arial" w:eastAsia="Arial" w:cs="Arial"/>
              </w:rPr>
            </w:pPr>
          </w:p>
        </w:tc>
      </w:tr>
      <w:tr w:rsidRPr="00664495" w:rsidR="00161A9B" w:rsidTr="238D70B0" w14:paraId="7C9E4112" w14:textId="77777777">
        <w:trPr>
          <w:jc w:val="center"/>
        </w:trPr>
        <w:tc>
          <w:tcPr>
            <w:tcW w:w="2248" w:type="dxa"/>
            <w:shd w:val="clear" w:color="auto" w:fill="auto"/>
            <w:tcMar/>
          </w:tcPr>
          <w:p w:rsidRPr="00664495" w:rsidR="00161A9B" w:rsidP="238D70B0" w:rsidRDefault="00161A9B" w14:paraId="3460F9BD" w14:textId="77777777">
            <w:pPr>
              <w:spacing w:after="0"/>
              <w:jc w:val="center"/>
              <w:rPr>
                <w:rFonts w:ascii="Arial" w:hAnsi="Arial" w:eastAsia="Arial" w:cs="Arial"/>
                <w:b w:val="1"/>
                <w:bCs w:val="1"/>
              </w:rPr>
            </w:pPr>
            <w:r w:rsidRPr="238D70B0" w:rsidR="643D57BF">
              <w:rPr>
                <w:rFonts w:ascii="Arial" w:hAnsi="Arial" w:eastAsia="Arial" w:cs="Arial"/>
                <w:b w:val="1"/>
                <w:bCs w:val="1"/>
              </w:rPr>
              <w:t>10</w:t>
            </w:r>
          </w:p>
        </w:tc>
        <w:tc>
          <w:tcPr>
            <w:tcW w:w="1728" w:type="dxa"/>
            <w:shd w:val="clear" w:color="auto" w:fill="auto"/>
            <w:tcMar/>
          </w:tcPr>
          <w:p w:rsidRPr="00664495" w:rsidR="00161A9B" w:rsidP="238D70B0" w:rsidRDefault="00161A9B" w14:paraId="0759A0C1" w14:textId="77777777">
            <w:pPr>
              <w:spacing w:after="0"/>
              <w:jc w:val="center"/>
              <w:rPr>
                <w:rFonts w:ascii="Arial" w:hAnsi="Arial" w:eastAsia="Arial" w:cs="Arial"/>
              </w:rPr>
            </w:pPr>
          </w:p>
        </w:tc>
        <w:tc>
          <w:tcPr>
            <w:tcW w:w="1728" w:type="dxa"/>
            <w:shd w:val="clear" w:color="auto" w:fill="auto"/>
            <w:tcMar/>
          </w:tcPr>
          <w:p w:rsidRPr="00664495" w:rsidR="00161A9B" w:rsidP="238D70B0" w:rsidRDefault="00161A9B" w14:paraId="1478BE78" w14:textId="77777777">
            <w:pPr>
              <w:spacing w:after="0"/>
              <w:jc w:val="center"/>
              <w:rPr>
                <w:rFonts w:ascii="Arial" w:hAnsi="Arial" w:eastAsia="Arial" w:cs="Arial"/>
              </w:rPr>
            </w:pPr>
          </w:p>
        </w:tc>
        <w:tc>
          <w:tcPr>
            <w:tcW w:w="1612" w:type="dxa"/>
            <w:shd w:val="clear" w:color="auto" w:fill="auto"/>
            <w:tcMar/>
          </w:tcPr>
          <w:p w:rsidRPr="00664495" w:rsidR="00161A9B" w:rsidP="238D70B0" w:rsidRDefault="00161A9B" w14:paraId="772FB777" w14:textId="77777777">
            <w:pPr>
              <w:spacing w:after="0"/>
              <w:jc w:val="center"/>
              <w:rPr>
                <w:rFonts w:ascii="Arial" w:hAnsi="Arial" w:eastAsia="Arial" w:cs="Arial"/>
              </w:rPr>
            </w:pPr>
          </w:p>
        </w:tc>
      </w:tr>
      <w:tr w:rsidRPr="00664495" w:rsidR="00161A9B" w:rsidTr="238D70B0" w14:paraId="70201AA0" w14:textId="77777777">
        <w:trPr>
          <w:jc w:val="center"/>
        </w:trPr>
        <w:tc>
          <w:tcPr>
            <w:tcW w:w="2248" w:type="dxa"/>
            <w:shd w:val="clear" w:color="auto" w:fill="auto"/>
            <w:tcMar/>
          </w:tcPr>
          <w:p w:rsidRPr="00664495" w:rsidR="00161A9B" w:rsidP="238D70B0" w:rsidRDefault="00161A9B" w14:paraId="5E333EA8" w14:textId="77777777">
            <w:pPr>
              <w:spacing w:after="0"/>
              <w:jc w:val="center"/>
              <w:rPr>
                <w:rFonts w:ascii="Arial" w:hAnsi="Arial" w:eastAsia="Arial" w:cs="Arial"/>
                <w:b w:val="1"/>
                <w:bCs w:val="1"/>
              </w:rPr>
            </w:pPr>
            <w:r w:rsidRPr="238D70B0" w:rsidR="643D57BF">
              <w:rPr>
                <w:rFonts w:ascii="Arial" w:hAnsi="Arial" w:eastAsia="Arial" w:cs="Arial"/>
                <w:b w:val="1"/>
                <w:bCs w:val="1"/>
              </w:rPr>
              <w:t>20</w:t>
            </w:r>
          </w:p>
        </w:tc>
        <w:tc>
          <w:tcPr>
            <w:tcW w:w="1728" w:type="dxa"/>
            <w:shd w:val="clear" w:color="auto" w:fill="auto"/>
            <w:tcMar/>
          </w:tcPr>
          <w:p w:rsidRPr="00664495" w:rsidR="00161A9B" w:rsidP="238D70B0" w:rsidRDefault="00161A9B" w14:paraId="6EF79B41" w14:textId="77777777">
            <w:pPr>
              <w:spacing w:after="0"/>
              <w:jc w:val="center"/>
              <w:rPr>
                <w:rFonts w:ascii="Arial" w:hAnsi="Arial" w:eastAsia="Arial" w:cs="Arial"/>
              </w:rPr>
            </w:pPr>
          </w:p>
        </w:tc>
        <w:tc>
          <w:tcPr>
            <w:tcW w:w="1728" w:type="dxa"/>
            <w:shd w:val="clear" w:color="auto" w:fill="auto"/>
            <w:tcMar/>
          </w:tcPr>
          <w:p w:rsidRPr="00664495" w:rsidR="00161A9B" w:rsidP="238D70B0" w:rsidRDefault="00161A9B" w14:paraId="2C0BFFDB" w14:textId="77777777">
            <w:pPr>
              <w:spacing w:after="0"/>
              <w:jc w:val="center"/>
              <w:rPr>
                <w:rFonts w:ascii="Arial" w:hAnsi="Arial" w:eastAsia="Arial" w:cs="Arial"/>
              </w:rPr>
            </w:pPr>
          </w:p>
        </w:tc>
        <w:tc>
          <w:tcPr>
            <w:tcW w:w="1612" w:type="dxa"/>
            <w:shd w:val="clear" w:color="auto" w:fill="auto"/>
            <w:tcMar/>
          </w:tcPr>
          <w:p w:rsidRPr="00664495" w:rsidR="00161A9B" w:rsidP="238D70B0" w:rsidRDefault="00161A9B" w14:paraId="6363361E" w14:textId="77777777">
            <w:pPr>
              <w:spacing w:after="0"/>
              <w:jc w:val="center"/>
              <w:rPr>
                <w:rFonts w:ascii="Arial" w:hAnsi="Arial" w:eastAsia="Arial" w:cs="Arial"/>
              </w:rPr>
            </w:pPr>
          </w:p>
        </w:tc>
      </w:tr>
      <w:tr w:rsidRPr="00664495" w:rsidR="00161A9B" w:rsidTr="238D70B0" w14:paraId="503FAE5D" w14:textId="77777777">
        <w:trPr>
          <w:jc w:val="center"/>
        </w:trPr>
        <w:tc>
          <w:tcPr>
            <w:tcW w:w="2248" w:type="dxa"/>
            <w:shd w:val="clear" w:color="auto" w:fill="auto"/>
            <w:tcMar/>
          </w:tcPr>
          <w:p w:rsidRPr="00664495" w:rsidR="00161A9B" w:rsidP="238D70B0" w:rsidRDefault="00161A9B" w14:paraId="1AAA6463" w14:textId="77777777">
            <w:pPr>
              <w:spacing w:after="0"/>
              <w:jc w:val="center"/>
              <w:rPr>
                <w:rFonts w:ascii="Arial" w:hAnsi="Arial" w:eastAsia="Arial" w:cs="Arial"/>
                <w:b w:val="1"/>
                <w:bCs w:val="1"/>
              </w:rPr>
            </w:pPr>
            <w:r w:rsidRPr="238D70B0" w:rsidR="643D57BF">
              <w:rPr>
                <w:rFonts w:ascii="Arial" w:hAnsi="Arial" w:eastAsia="Arial" w:cs="Arial"/>
                <w:b w:val="1"/>
                <w:bCs w:val="1"/>
              </w:rPr>
              <w:t>30</w:t>
            </w:r>
          </w:p>
        </w:tc>
        <w:tc>
          <w:tcPr>
            <w:tcW w:w="1728" w:type="dxa"/>
            <w:shd w:val="clear" w:color="auto" w:fill="auto"/>
            <w:tcMar/>
          </w:tcPr>
          <w:p w:rsidRPr="00664495" w:rsidR="00161A9B" w:rsidP="238D70B0" w:rsidRDefault="00161A9B" w14:paraId="15D9F1F9" w14:textId="77777777">
            <w:pPr>
              <w:spacing w:after="0"/>
              <w:jc w:val="center"/>
              <w:rPr>
                <w:rFonts w:ascii="Arial" w:hAnsi="Arial" w:eastAsia="Arial" w:cs="Arial"/>
              </w:rPr>
            </w:pPr>
          </w:p>
        </w:tc>
        <w:tc>
          <w:tcPr>
            <w:tcW w:w="1728" w:type="dxa"/>
            <w:shd w:val="clear" w:color="auto" w:fill="auto"/>
            <w:tcMar/>
          </w:tcPr>
          <w:p w:rsidRPr="00664495" w:rsidR="00161A9B" w:rsidP="238D70B0" w:rsidRDefault="00161A9B" w14:paraId="6524A649" w14:textId="77777777">
            <w:pPr>
              <w:spacing w:after="0"/>
              <w:jc w:val="center"/>
              <w:rPr>
                <w:rFonts w:ascii="Arial" w:hAnsi="Arial" w:eastAsia="Arial" w:cs="Arial"/>
              </w:rPr>
            </w:pPr>
          </w:p>
        </w:tc>
        <w:tc>
          <w:tcPr>
            <w:tcW w:w="1612" w:type="dxa"/>
            <w:shd w:val="clear" w:color="auto" w:fill="auto"/>
            <w:tcMar/>
          </w:tcPr>
          <w:p w:rsidRPr="00664495" w:rsidR="00161A9B" w:rsidP="238D70B0" w:rsidRDefault="00161A9B" w14:paraId="4A0C2DA3" w14:textId="77777777">
            <w:pPr>
              <w:spacing w:after="0"/>
              <w:jc w:val="center"/>
              <w:rPr>
                <w:rFonts w:ascii="Arial" w:hAnsi="Arial" w:eastAsia="Arial" w:cs="Arial"/>
              </w:rPr>
            </w:pPr>
          </w:p>
        </w:tc>
      </w:tr>
      <w:tr w:rsidRPr="00664495" w:rsidR="00161A9B" w:rsidTr="238D70B0" w14:paraId="3D9D5519" w14:textId="77777777">
        <w:trPr>
          <w:jc w:val="center"/>
        </w:trPr>
        <w:tc>
          <w:tcPr>
            <w:tcW w:w="2248" w:type="dxa"/>
            <w:shd w:val="clear" w:color="auto" w:fill="auto"/>
            <w:tcMar/>
          </w:tcPr>
          <w:p w:rsidRPr="00664495" w:rsidR="00161A9B" w:rsidP="238D70B0" w:rsidRDefault="00161A9B" w14:paraId="3611120F" w14:textId="77777777">
            <w:pPr>
              <w:spacing w:after="0"/>
              <w:jc w:val="center"/>
              <w:rPr>
                <w:rFonts w:ascii="Arial" w:hAnsi="Arial" w:eastAsia="Arial" w:cs="Arial"/>
                <w:b w:val="1"/>
                <w:bCs w:val="1"/>
              </w:rPr>
            </w:pPr>
            <w:r w:rsidRPr="238D70B0" w:rsidR="643D57BF">
              <w:rPr>
                <w:rFonts w:ascii="Arial" w:hAnsi="Arial" w:eastAsia="Arial" w:cs="Arial"/>
                <w:b w:val="1"/>
                <w:bCs w:val="1"/>
              </w:rPr>
              <w:t>40</w:t>
            </w:r>
          </w:p>
        </w:tc>
        <w:tc>
          <w:tcPr>
            <w:tcW w:w="1728" w:type="dxa"/>
            <w:shd w:val="clear" w:color="auto" w:fill="auto"/>
            <w:tcMar/>
          </w:tcPr>
          <w:p w:rsidRPr="00664495" w:rsidR="00161A9B" w:rsidP="238D70B0" w:rsidRDefault="00161A9B" w14:paraId="47EE8EFC" w14:textId="77777777">
            <w:pPr>
              <w:spacing w:after="0"/>
              <w:jc w:val="center"/>
              <w:rPr>
                <w:rFonts w:ascii="Arial" w:hAnsi="Arial" w:eastAsia="Arial" w:cs="Arial"/>
              </w:rPr>
            </w:pPr>
          </w:p>
        </w:tc>
        <w:tc>
          <w:tcPr>
            <w:tcW w:w="1728" w:type="dxa"/>
            <w:shd w:val="clear" w:color="auto" w:fill="auto"/>
            <w:tcMar/>
          </w:tcPr>
          <w:p w:rsidRPr="00664495" w:rsidR="00161A9B" w:rsidP="238D70B0" w:rsidRDefault="00161A9B" w14:paraId="25F0229B" w14:textId="77777777">
            <w:pPr>
              <w:spacing w:after="0"/>
              <w:jc w:val="center"/>
              <w:rPr>
                <w:rFonts w:ascii="Arial" w:hAnsi="Arial" w:eastAsia="Arial" w:cs="Arial"/>
              </w:rPr>
            </w:pPr>
          </w:p>
        </w:tc>
        <w:tc>
          <w:tcPr>
            <w:tcW w:w="1612" w:type="dxa"/>
            <w:shd w:val="clear" w:color="auto" w:fill="auto"/>
            <w:tcMar/>
          </w:tcPr>
          <w:p w:rsidRPr="00664495" w:rsidR="00161A9B" w:rsidP="238D70B0" w:rsidRDefault="00161A9B" w14:paraId="086C4B9C" w14:textId="77777777">
            <w:pPr>
              <w:spacing w:after="0"/>
              <w:jc w:val="center"/>
              <w:rPr>
                <w:rFonts w:ascii="Arial" w:hAnsi="Arial" w:eastAsia="Arial" w:cs="Arial"/>
              </w:rPr>
            </w:pPr>
          </w:p>
        </w:tc>
      </w:tr>
      <w:tr w:rsidRPr="00664495" w:rsidR="00161A9B" w:rsidTr="238D70B0" w14:paraId="7548A2C0" w14:textId="77777777">
        <w:trPr>
          <w:jc w:val="center"/>
        </w:trPr>
        <w:tc>
          <w:tcPr>
            <w:tcW w:w="2248" w:type="dxa"/>
            <w:shd w:val="clear" w:color="auto" w:fill="auto"/>
            <w:tcMar/>
          </w:tcPr>
          <w:p w:rsidRPr="00664495" w:rsidR="00161A9B" w:rsidP="238D70B0" w:rsidRDefault="00161A9B" w14:paraId="57D6671D" w14:textId="77777777">
            <w:pPr>
              <w:spacing w:after="0"/>
              <w:jc w:val="center"/>
              <w:rPr>
                <w:rFonts w:ascii="Arial" w:hAnsi="Arial" w:eastAsia="Arial" w:cs="Arial"/>
                <w:b w:val="1"/>
                <w:bCs w:val="1"/>
              </w:rPr>
            </w:pPr>
            <w:r w:rsidRPr="238D70B0" w:rsidR="643D57BF">
              <w:rPr>
                <w:rFonts w:ascii="Arial" w:hAnsi="Arial" w:eastAsia="Arial" w:cs="Arial"/>
                <w:b w:val="1"/>
                <w:bCs w:val="1"/>
              </w:rPr>
              <w:t>50</w:t>
            </w:r>
          </w:p>
        </w:tc>
        <w:tc>
          <w:tcPr>
            <w:tcW w:w="1728" w:type="dxa"/>
            <w:shd w:val="clear" w:color="auto" w:fill="auto"/>
            <w:tcMar/>
          </w:tcPr>
          <w:p w:rsidRPr="00664495" w:rsidR="00161A9B" w:rsidP="238D70B0" w:rsidRDefault="00161A9B" w14:paraId="573EA4DE" w14:textId="77777777">
            <w:pPr>
              <w:spacing w:after="0"/>
              <w:jc w:val="center"/>
              <w:rPr>
                <w:rFonts w:ascii="Arial" w:hAnsi="Arial" w:eastAsia="Arial" w:cs="Arial"/>
              </w:rPr>
            </w:pPr>
          </w:p>
        </w:tc>
        <w:tc>
          <w:tcPr>
            <w:tcW w:w="1728" w:type="dxa"/>
            <w:shd w:val="clear" w:color="auto" w:fill="auto"/>
            <w:tcMar/>
          </w:tcPr>
          <w:p w:rsidRPr="00664495" w:rsidR="00161A9B" w:rsidP="238D70B0" w:rsidRDefault="00161A9B" w14:paraId="1947B09E" w14:textId="77777777">
            <w:pPr>
              <w:spacing w:after="0"/>
              <w:jc w:val="center"/>
              <w:rPr>
                <w:rFonts w:ascii="Arial" w:hAnsi="Arial" w:eastAsia="Arial" w:cs="Arial"/>
              </w:rPr>
            </w:pPr>
          </w:p>
        </w:tc>
        <w:tc>
          <w:tcPr>
            <w:tcW w:w="1612" w:type="dxa"/>
            <w:shd w:val="clear" w:color="auto" w:fill="auto"/>
            <w:tcMar/>
          </w:tcPr>
          <w:p w:rsidRPr="00664495" w:rsidR="00161A9B" w:rsidP="238D70B0" w:rsidRDefault="00161A9B" w14:paraId="6E4F5A50" w14:textId="77777777">
            <w:pPr>
              <w:spacing w:after="0"/>
              <w:jc w:val="center"/>
              <w:rPr>
                <w:rFonts w:ascii="Arial" w:hAnsi="Arial" w:eastAsia="Arial" w:cs="Arial"/>
              </w:rPr>
            </w:pPr>
          </w:p>
        </w:tc>
      </w:tr>
      <w:tr w:rsidRPr="00664495" w:rsidR="00161A9B" w:rsidTr="238D70B0" w14:paraId="6D713BAC" w14:textId="77777777">
        <w:trPr>
          <w:jc w:val="center"/>
        </w:trPr>
        <w:tc>
          <w:tcPr>
            <w:tcW w:w="2248" w:type="dxa"/>
            <w:shd w:val="clear" w:color="auto" w:fill="auto"/>
            <w:tcMar/>
          </w:tcPr>
          <w:p w:rsidRPr="00664495" w:rsidR="00161A9B" w:rsidP="238D70B0" w:rsidRDefault="00161A9B" w14:paraId="7E988AF8" w14:textId="77777777">
            <w:pPr>
              <w:spacing w:after="0"/>
              <w:jc w:val="center"/>
              <w:rPr>
                <w:rFonts w:ascii="Arial" w:hAnsi="Arial" w:eastAsia="Arial" w:cs="Arial"/>
                <w:b w:val="1"/>
                <w:bCs w:val="1"/>
              </w:rPr>
            </w:pPr>
            <w:r w:rsidRPr="238D70B0" w:rsidR="643D57BF">
              <w:rPr>
                <w:rFonts w:ascii="Arial" w:hAnsi="Arial" w:eastAsia="Arial" w:cs="Arial"/>
                <w:b w:val="1"/>
                <w:bCs w:val="1"/>
              </w:rPr>
              <w:t>60</w:t>
            </w:r>
          </w:p>
        </w:tc>
        <w:tc>
          <w:tcPr>
            <w:tcW w:w="1728" w:type="dxa"/>
            <w:shd w:val="clear" w:color="auto" w:fill="auto"/>
            <w:tcMar/>
          </w:tcPr>
          <w:p w:rsidRPr="00664495" w:rsidR="00161A9B" w:rsidP="238D70B0" w:rsidRDefault="00161A9B" w14:paraId="3D184999" w14:textId="77777777">
            <w:pPr>
              <w:spacing w:after="0"/>
              <w:jc w:val="center"/>
              <w:rPr>
                <w:rFonts w:ascii="Arial" w:hAnsi="Arial" w:eastAsia="Arial" w:cs="Arial"/>
              </w:rPr>
            </w:pPr>
          </w:p>
        </w:tc>
        <w:tc>
          <w:tcPr>
            <w:tcW w:w="1728" w:type="dxa"/>
            <w:shd w:val="clear" w:color="auto" w:fill="auto"/>
            <w:tcMar/>
          </w:tcPr>
          <w:p w:rsidRPr="00664495" w:rsidR="00161A9B" w:rsidP="238D70B0" w:rsidRDefault="00161A9B" w14:paraId="67CC5603" w14:textId="77777777">
            <w:pPr>
              <w:spacing w:after="0"/>
              <w:jc w:val="center"/>
              <w:rPr>
                <w:rFonts w:ascii="Arial" w:hAnsi="Arial" w:eastAsia="Arial" w:cs="Arial"/>
              </w:rPr>
            </w:pPr>
          </w:p>
        </w:tc>
        <w:tc>
          <w:tcPr>
            <w:tcW w:w="1612" w:type="dxa"/>
            <w:shd w:val="clear" w:color="auto" w:fill="auto"/>
            <w:tcMar/>
          </w:tcPr>
          <w:p w:rsidRPr="00664495" w:rsidR="00161A9B" w:rsidP="238D70B0" w:rsidRDefault="00161A9B" w14:paraId="250C8C5B" w14:textId="77777777">
            <w:pPr>
              <w:spacing w:after="0"/>
              <w:jc w:val="center"/>
              <w:rPr>
                <w:rFonts w:ascii="Arial" w:hAnsi="Arial" w:eastAsia="Arial" w:cs="Arial"/>
              </w:rPr>
            </w:pPr>
          </w:p>
        </w:tc>
      </w:tr>
    </w:tbl>
    <w:p w:rsidRPr="00664495" w:rsidR="00161A9B" w:rsidP="238D70B0" w:rsidRDefault="00161A9B" w14:paraId="2C0B33AA" w14:textId="77777777">
      <w:pPr>
        <w:spacing w:after="0"/>
        <w:rPr>
          <w:rFonts w:ascii="Arial" w:hAnsi="Arial" w:eastAsia="Arial" w:cs="Arial"/>
          <w:b w:val="1"/>
          <w:bCs w:val="1"/>
          <w:sz w:val="28"/>
          <w:szCs w:val="28"/>
        </w:rPr>
      </w:pPr>
    </w:p>
    <w:p w:rsidR="0082106B" w:rsidP="238D70B0" w:rsidRDefault="0082106B" w14:paraId="272C409E" w14:textId="77777777">
      <w:pPr>
        <w:ind w:left="1440"/>
        <w:rPr>
          <w:rFonts w:ascii="Arial" w:hAnsi="Arial" w:eastAsia="Arial" w:cs="Arial"/>
          <w:b w:val="1"/>
          <w:bCs w:val="1"/>
          <w:sz w:val="24"/>
          <w:szCs w:val="24"/>
        </w:rPr>
      </w:pPr>
    </w:p>
    <w:p w:rsidRPr="00664495" w:rsidR="00161A9B" w:rsidP="238D70B0" w:rsidRDefault="00C305FB" w14:paraId="44C9D61A" w14:textId="11D9899F">
      <w:pPr>
        <w:tabs>
          <w:tab w:val="left" w:pos="4048"/>
        </w:tabs>
        <w:ind w:left="720"/>
        <w:rPr>
          <w:rFonts w:ascii="Arial" w:hAnsi="Arial" w:eastAsia="Arial" w:cs="Arial"/>
          <w:b w:val="1"/>
          <w:bCs w:val="1"/>
          <w:sz w:val="24"/>
          <w:szCs w:val="24"/>
        </w:rPr>
      </w:pPr>
      <w:r w:rsidRPr="238D70B0" w:rsidR="6D92313B">
        <w:rPr>
          <w:rFonts w:ascii="Arial" w:hAnsi="Arial" w:eastAsia="Arial" w:cs="Arial"/>
          <w:b w:val="1"/>
          <w:bCs w:val="1"/>
          <w:sz w:val="24"/>
          <w:szCs w:val="24"/>
        </w:rPr>
        <w:t>Ta</w:t>
      </w:r>
      <w:r w:rsidRPr="238D70B0" w:rsidR="1266DC4C">
        <w:rPr>
          <w:rFonts w:ascii="Arial" w:hAnsi="Arial" w:eastAsia="Arial" w:cs="Arial"/>
          <w:b w:val="1"/>
          <w:bCs w:val="1"/>
          <w:sz w:val="24"/>
          <w:szCs w:val="24"/>
        </w:rPr>
        <w:t xml:space="preserve">ble </w:t>
      </w:r>
      <w:r w:rsidRPr="238D70B0" w:rsidR="6E8DD688">
        <w:rPr>
          <w:rFonts w:ascii="Arial" w:hAnsi="Arial" w:eastAsia="Arial" w:cs="Arial"/>
          <w:b w:val="1"/>
          <w:bCs w:val="1"/>
          <w:sz w:val="24"/>
          <w:szCs w:val="24"/>
        </w:rPr>
        <w:t>5</w:t>
      </w:r>
      <w:r w:rsidRPr="238D70B0" w:rsidR="1266DC4C">
        <w:rPr>
          <w:rFonts w:ascii="Arial" w:hAnsi="Arial" w:eastAsia="Arial" w:cs="Arial"/>
          <w:b w:val="1"/>
          <w:bCs w:val="1"/>
          <w:sz w:val="24"/>
          <w:szCs w:val="24"/>
        </w:rPr>
        <w:t>.9</w:t>
      </w:r>
      <w:r w:rsidRPr="238D70B0" w:rsidR="6D92313B">
        <w:rPr>
          <w:rFonts w:ascii="Arial" w:hAnsi="Arial" w:eastAsia="Arial" w:cs="Arial"/>
          <w:b w:val="1"/>
          <w:bCs w:val="1"/>
          <w:sz w:val="24"/>
          <w:szCs w:val="24"/>
        </w:rPr>
        <w:t xml:space="preserve">: </w:t>
      </w:r>
      <w:r w:rsidRPr="238D70B0" w:rsidR="643D57BF">
        <w:rPr>
          <w:rFonts w:ascii="Arial" w:hAnsi="Arial" w:eastAsia="Arial" w:cs="Arial"/>
          <w:b w:val="1"/>
          <w:bCs w:val="1"/>
          <w:sz w:val="24"/>
          <w:szCs w:val="24"/>
        </w:rPr>
        <w:t xml:space="preserve"> Substrate Concentration </w:t>
      </w:r>
      <w:r w:rsidRPr="238D70B0" w:rsidR="6E536A74">
        <w:rPr>
          <w:rFonts w:ascii="Arial" w:hAnsi="Arial" w:eastAsia="Arial" w:cs="Arial"/>
          <w:b w:val="1"/>
          <w:bCs w:val="1"/>
          <w:sz w:val="24"/>
          <w:szCs w:val="24"/>
        </w:rPr>
        <w:t>E</w:t>
      </w:r>
      <w:r w:rsidRPr="238D70B0" w:rsidR="643D57BF">
        <w:rPr>
          <w:rFonts w:ascii="Arial" w:hAnsi="Arial" w:eastAsia="Arial" w:cs="Arial"/>
          <w:b w:val="1"/>
          <w:bCs w:val="1"/>
          <w:sz w:val="24"/>
          <w:szCs w:val="24"/>
        </w:rPr>
        <w:t xml:space="preserve">xperimental </w:t>
      </w:r>
      <w:r w:rsidRPr="238D70B0" w:rsidR="71951976">
        <w:rPr>
          <w:rFonts w:ascii="Arial" w:hAnsi="Arial" w:eastAsia="Arial" w:cs="Arial"/>
          <w:b w:val="1"/>
          <w:bCs w:val="1"/>
          <w:sz w:val="24"/>
          <w:szCs w:val="24"/>
        </w:rPr>
        <w:t>D</w:t>
      </w:r>
      <w:r w:rsidRPr="238D70B0" w:rsidR="643D57BF">
        <w:rPr>
          <w:rFonts w:ascii="Arial" w:hAnsi="Arial" w:eastAsia="Arial" w:cs="Arial"/>
          <w:b w:val="1"/>
          <w:bCs w:val="1"/>
          <w:sz w:val="24"/>
          <w:szCs w:val="24"/>
        </w:rPr>
        <w:t>ata</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908"/>
        <w:gridCol w:w="2016"/>
        <w:gridCol w:w="2016"/>
        <w:gridCol w:w="1998"/>
      </w:tblGrid>
      <w:tr w:rsidRPr="00664495" w:rsidR="00161A9B" w:rsidTr="238D70B0" w14:paraId="1B5A5291" w14:textId="77777777">
        <w:trPr>
          <w:jc w:val="center"/>
        </w:trPr>
        <w:tc>
          <w:tcPr>
            <w:tcW w:w="7938" w:type="dxa"/>
            <w:gridSpan w:val="4"/>
            <w:shd w:val="clear" w:color="auto" w:fill="auto"/>
            <w:tcMar/>
          </w:tcPr>
          <w:p w:rsidRPr="00664495" w:rsidR="00161A9B" w:rsidP="238D70B0" w:rsidRDefault="00161A9B" w14:paraId="0E277904" w14:textId="77777777">
            <w:pPr>
              <w:spacing w:after="0"/>
              <w:jc w:val="center"/>
              <w:rPr>
                <w:rFonts w:ascii="Arial" w:hAnsi="Arial" w:eastAsia="Arial" w:cs="Arial"/>
                <w:b w:val="1"/>
                <w:bCs w:val="1"/>
              </w:rPr>
            </w:pPr>
            <w:r w:rsidRPr="238D70B0" w:rsidR="643D57BF">
              <w:rPr>
                <w:rFonts w:ascii="Arial" w:hAnsi="Arial" w:eastAsia="Arial" w:cs="Arial"/>
                <w:b w:val="1"/>
                <w:bCs w:val="1"/>
              </w:rPr>
              <w:t>Substrate Concentration</w:t>
            </w:r>
          </w:p>
        </w:tc>
      </w:tr>
      <w:tr w:rsidRPr="00664495" w:rsidR="006F0872" w:rsidTr="238D70B0" w14:paraId="6D0E3575" w14:textId="77777777">
        <w:trPr>
          <w:jc w:val="center"/>
        </w:trPr>
        <w:tc>
          <w:tcPr>
            <w:tcW w:w="1908" w:type="dxa"/>
            <w:shd w:val="clear" w:color="auto" w:fill="auto"/>
            <w:tcMar/>
          </w:tcPr>
          <w:p w:rsidRPr="00664495" w:rsidR="00161A9B" w:rsidP="238D70B0" w:rsidRDefault="00161A9B" w14:paraId="731E3C6B" w14:textId="77777777">
            <w:pPr>
              <w:spacing w:after="0"/>
              <w:jc w:val="center"/>
              <w:rPr>
                <w:rFonts w:ascii="Arial" w:hAnsi="Arial" w:eastAsia="Arial" w:cs="Arial"/>
                <w:b w:val="1"/>
                <w:bCs w:val="1"/>
              </w:rPr>
            </w:pPr>
            <w:r w:rsidRPr="238D70B0" w:rsidR="643D57BF">
              <w:rPr>
                <w:rFonts w:ascii="Arial" w:hAnsi="Arial" w:eastAsia="Arial" w:cs="Arial"/>
                <w:b w:val="1"/>
                <w:bCs w:val="1"/>
              </w:rPr>
              <w:t>Time (in seconds)</w:t>
            </w:r>
          </w:p>
        </w:tc>
        <w:tc>
          <w:tcPr>
            <w:tcW w:w="2016" w:type="dxa"/>
            <w:shd w:val="clear" w:color="auto" w:fill="auto"/>
            <w:tcMar/>
          </w:tcPr>
          <w:p w:rsidRPr="00664495" w:rsidR="00161A9B" w:rsidP="238D70B0" w:rsidRDefault="00161A9B" w14:paraId="6A00DA77" w14:textId="77777777">
            <w:pPr>
              <w:spacing w:after="0"/>
              <w:jc w:val="center"/>
              <w:rPr>
                <w:rFonts w:ascii="Arial" w:hAnsi="Arial" w:eastAsia="Arial" w:cs="Arial"/>
                <w:b w:val="1"/>
                <w:bCs w:val="1"/>
              </w:rPr>
            </w:pPr>
            <w:r w:rsidRPr="238D70B0" w:rsidR="643D57BF">
              <w:rPr>
                <w:rFonts w:ascii="Arial" w:hAnsi="Arial" w:eastAsia="Arial" w:cs="Arial"/>
                <w:b w:val="1"/>
                <w:bCs w:val="1"/>
              </w:rPr>
              <w:t>0.5 x</w:t>
            </w:r>
          </w:p>
        </w:tc>
        <w:tc>
          <w:tcPr>
            <w:tcW w:w="2016" w:type="dxa"/>
            <w:shd w:val="clear" w:color="auto" w:fill="auto"/>
            <w:tcMar/>
          </w:tcPr>
          <w:p w:rsidRPr="00664495" w:rsidR="00161A9B" w:rsidP="238D70B0" w:rsidRDefault="00161A9B" w14:paraId="3DCA0257" w14:textId="77777777">
            <w:pPr>
              <w:spacing w:after="0"/>
              <w:jc w:val="center"/>
              <w:rPr>
                <w:rFonts w:ascii="Arial" w:hAnsi="Arial" w:eastAsia="Arial" w:cs="Arial"/>
                <w:b w:val="1"/>
                <w:bCs w:val="1"/>
              </w:rPr>
            </w:pPr>
            <w:r w:rsidRPr="238D70B0" w:rsidR="643D57BF">
              <w:rPr>
                <w:rFonts w:ascii="Arial" w:hAnsi="Arial" w:eastAsia="Arial" w:cs="Arial"/>
                <w:b w:val="1"/>
                <w:bCs w:val="1"/>
              </w:rPr>
              <w:t>1.0x</w:t>
            </w:r>
          </w:p>
        </w:tc>
        <w:tc>
          <w:tcPr>
            <w:tcW w:w="1998" w:type="dxa"/>
            <w:shd w:val="clear" w:color="auto" w:fill="auto"/>
            <w:tcMar/>
          </w:tcPr>
          <w:p w:rsidRPr="00664495" w:rsidR="00161A9B" w:rsidP="238D70B0" w:rsidRDefault="00161A9B" w14:paraId="09C887CB" w14:textId="77777777">
            <w:pPr>
              <w:spacing w:after="0"/>
              <w:jc w:val="center"/>
              <w:rPr>
                <w:rFonts w:ascii="Arial" w:hAnsi="Arial" w:eastAsia="Arial" w:cs="Arial"/>
                <w:b w:val="1"/>
                <w:bCs w:val="1"/>
              </w:rPr>
            </w:pPr>
            <w:r w:rsidRPr="238D70B0" w:rsidR="643D57BF">
              <w:rPr>
                <w:rFonts w:ascii="Arial" w:hAnsi="Arial" w:eastAsia="Arial" w:cs="Arial"/>
                <w:b w:val="1"/>
                <w:bCs w:val="1"/>
              </w:rPr>
              <w:t>2.0x</w:t>
            </w:r>
          </w:p>
        </w:tc>
      </w:tr>
      <w:tr w:rsidRPr="00664495" w:rsidR="006F0872" w:rsidTr="238D70B0" w14:paraId="52241BD0" w14:textId="77777777">
        <w:trPr>
          <w:jc w:val="center"/>
        </w:trPr>
        <w:tc>
          <w:tcPr>
            <w:tcW w:w="1908" w:type="dxa"/>
            <w:shd w:val="clear" w:color="auto" w:fill="auto"/>
            <w:tcMar/>
          </w:tcPr>
          <w:p w:rsidRPr="00664495" w:rsidR="00161A9B" w:rsidP="238D70B0" w:rsidRDefault="00161A9B" w14:paraId="5525CAFB" w14:textId="77777777">
            <w:pPr>
              <w:spacing w:after="0"/>
              <w:jc w:val="center"/>
              <w:rPr>
                <w:rFonts w:ascii="Arial" w:hAnsi="Arial" w:eastAsia="Arial" w:cs="Arial"/>
                <w:b w:val="1"/>
                <w:bCs w:val="1"/>
              </w:rPr>
            </w:pPr>
            <w:r w:rsidRPr="238D70B0" w:rsidR="643D57BF">
              <w:rPr>
                <w:rFonts w:ascii="Arial" w:hAnsi="Arial" w:eastAsia="Arial" w:cs="Arial"/>
                <w:b w:val="1"/>
                <w:bCs w:val="1"/>
              </w:rPr>
              <w:t>0</w:t>
            </w:r>
          </w:p>
        </w:tc>
        <w:tc>
          <w:tcPr>
            <w:tcW w:w="2016" w:type="dxa"/>
            <w:shd w:val="clear" w:color="auto" w:fill="auto"/>
            <w:tcMar/>
          </w:tcPr>
          <w:p w:rsidRPr="00664495" w:rsidR="00161A9B" w:rsidP="238D70B0" w:rsidRDefault="00161A9B" w14:paraId="25E8D43B" w14:textId="77777777">
            <w:pPr>
              <w:spacing w:after="0"/>
              <w:jc w:val="center"/>
              <w:rPr>
                <w:rFonts w:ascii="Arial" w:hAnsi="Arial" w:eastAsia="Arial" w:cs="Arial"/>
              </w:rPr>
            </w:pPr>
          </w:p>
        </w:tc>
        <w:tc>
          <w:tcPr>
            <w:tcW w:w="2016" w:type="dxa"/>
            <w:shd w:val="clear" w:color="auto" w:fill="auto"/>
            <w:tcMar/>
          </w:tcPr>
          <w:p w:rsidRPr="00664495" w:rsidR="00161A9B" w:rsidP="238D70B0" w:rsidRDefault="00161A9B" w14:paraId="70229520" w14:textId="77777777">
            <w:pPr>
              <w:spacing w:after="0"/>
              <w:jc w:val="center"/>
              <w:rPr>
                <w:rFonts w:ascii="Arial" w:hAnsi="Arial" w:eastAsia="Arial" w:cs="Arial"/>
              </w:rPr>
            </w:pPr>
          </w:p>
        </w:tc>
        <w:tc>
          <w:tcPr>
            <w:tcW w:w="1998" w:type="dxa"/>
            <w:shd w:val="clear" w:color="auto" w:fill="auto"/>
            <w:tcMar/>
          </w:tcPr>
          <w:p w:rsidRPr="00664495" w:rsidR="00161A9B" w:rsidP="238D70B0" w:rsidRDefault="00161A9B" w14:paraId="79BFE794" w14:textId="77777777">
            <w:pPr>
              <w:spacing w:after="0"/>
              <w:jc w:val="center"/>
              <w:rPr>
                <w:rFonts w:ascii="Arial" w:hAnsi="Arial" w:eastAsia="Arial" w:cs="Arial"/>
              </w:rPr>
            </w:pPr>
          </w:p>
        </w:tc>
      </w:tr>
      <w:tr w:rsidRPr="00664495" w:rsidR="006F0872" w:rsidTr="238D70B0" w14:paraId="217BF86A" w14:textId="77777777">
        <w:trPr>
          <w:jc w:val="center"/>
        </w:trPr>
        <w:tc>
          <w:tcPr>
            <w:tcW w:w="1908" w:type="dxa"/>
            <w:shd w:val="clear" w:color="auto" w:fill="auto"/>
            <w:tcMar/>
          </w:tcPr>
          <w:p w:rsidRPr="00664495" w:rsidR="00161A9B" w:rsidP="238D70B0" w:rsidRDefault="00161A9B" w14:paraId="4E4BEEED" w14:textId="77777777">
            <w:pPr>
              <w:spacing w:after="0"/>
              <w:jc w:val="center"/>
              <w:rPr>
                <w:rFonts w:ascii="Arial" w:hAnsi="Arial" w:eastAsia="Arial" w:cs="Arial"/>
                <w:b w:val="1"/>
                <w:bCs w:val="1"/>
              </w:rPr>
            </w:pPr>
            <w:r w:rsidRPr="238D70B0" w:rsidR="643D57BF">
              <w:rPr>
                <w:rFonts w:ascii="Arial" w:hAnsi="Arial" w:eastAsia="Arial" w:cs="Arial"/>
                <w:b w:val="1"/>
                <w:bCs w:val="1"/>
              </w:rPr>
              <w:t>10</w:t>
            </w:r>
          </w:p>
        </w:tc>
        <w:tc>
          <w:tcPr>
            <w:tcW w:w="2016" w:type="dxa"/>
            <w:shd w:val="clear" w:color="auto" w:fill="auto"/>
            <w:tcMar/>
          </w:tcPr>
          <w:p w:rsidRPr="00664495" w:rsidR="00161A9B" w:rsidP="238D70B0" w:rsidRDefault="00161A9B" w14:paraId="5219D74F" w14:textId="77777777">
            <w:pPr>
              <w:spacing w:after="0"/>
              <w:jc w:val="center"/>
              <w:rPr>
                <w:rFonts w:ascii="Arial" w:hAnsi="Arial" w:eastAsia="Arial" w:cs="Arial"/>
              </w:rPr>
            </w:pPr>
          </w:p>
        </w:tc>
        <w:tc>
          <w:tcPr>
            <w:tcW w:w="2016" w:type="dxa"/>
            <w:shd w:val="clear" w:color="auto" w:fill="auto"/>
            <w:tcMar/>
          </w:tcPr>
          <w:p w:rsidRPr="00664495" w:rsidR="00161A9B" w:rsidP="238D70B0" w:rsidRDefault="00161A9B" w14:paraId="4465CA0A" w14:textId="77777777">
            <w:pPr>
              <w:spacing w:after="0"/>
              <w:jc w:val="center"/>
              <w:rPr>
                <w:rFonts w:ascii="Arial" w:hAnsi="Arial" w:eastAsia="Arial" w:cs="Arial"/>
              </w:rPr>
            </w:pPr>
          </w:p>
        </w:tc>
        <w:tc>
          <w:tcPr>
            <w:tcW w:w="1998" w:type="dxa"/>
            <w:shd w:val="clear" w:color="auto" w:fill="auto"/>
            <w:tcMar/>
          </w:tcPr>
          <w:p w:rsidRPr="00664495" w:rsidR="00161A9B" w:rsidP="238D70B0" w:rsidRDefault="00161A9B" w14:paraId="1004C165" w14:textId="77777777">
            <w:pPr>
              <w:spacing w:after="0"/>
              <w:jc w:val="center"/>
              <w:rPr>
                <w:rFonts w:ascii="Arial" w:hAnsi="Arial" w:eastAsia="Arial" w:cs="Arial"/>
              </w:rPr>
            </w:pPr>
          </w:p>
        </w:tc>
      </w:tr>
      <w:tr w:rsidRPr="00664495" w:rsidR="006F0872" w:rsidTr="238D70B0" w14:paraId="61DFF343" w14:textId="77777777">
        <w:trPr>
          <w:jc w:val="center"/>
        </w:trPr>
        <w:tc>
          <w:tcPr>
            <w:tcW w:w="1908" w:type="dxa"/>
            <w:shd w:val="clear" w:color="auto" w:fill="auto"/>
            <w:tcMar/>
          </w:tcPr>
          <w:p w:rsidRPr="00664495" w:rsidR="00161A9B" w:rsidP="238D70B0" w:rsidRDefault="00161A9B" w14:paraId="2BF5C13E" w14:textId="77777777">
            <w:pPr>
              <w:spacing w:after="0"/>
              <w:jc w:val="center"/>
              <w:rPr>
                <w:rFonts w:ascii="Arial" w:hAnsi="Arial" w:eastAsia="Arial" w:cs="Arial"/>
                <w:b w:val="1"/>
                <w:bCs w:val="1"/>
              </w:rPr>
            </w:pPr>
            <w:r w:rsidRPr="238D70B0" w:rsidR="643D57BF">
              <w:rPr>
                <w:rFonts w:ascii="Arial" w:hAnsi="Arial" w:eastAsia="Arial" w:cs="Arial"/>
                <w:b w:val="1"/>
                <w:bCs w:val="1"/>
              </w:rPr>
              <w:t>20</w:t>
            </w:r>
          </w:p>
        </w:tc>
        <w:tc>
          <w:tcPr>
            <w:tcW w:w="2016" w:type="dxa"/>
            <w:shd w:val="clear" w:color="auto" w:fill="auto"/>
            <w:tcMar/>
          </w:tcPr>
          <w:p w:rsidRPr="00664495" w:rsidR="00161A9B" w:rsidP="238D70B0" w:rsidRDefault="00161A9B" w14:paraId="0E032CFC" w14:textId="77777777">
            <w:pPr>
              <w:spacing w:after="0"/>
              <w:jc w:val="center"/>
              <w:rPr>
                <w:rFonts w:ascii="Arial" w:hAnsi="Arial" w:eastAsia="Arial" w:cs="Arial"/>
              </w:rPr>
            </w:pPr>
          </w:p>
        </w:tc>
        <w:tc>
          <w:tcPr>
            <w:tcW w:w="2016" w:type="dxa"/>
            <w:shd w:val="clear" w:color="auto" w:fill="auto"/>
            <w:tcMar/>
          </w:tcPr>
          <w:p w:rsidRPr="00664495" w:rsidR="00161A9B" w:rsidP="238D70B0" w:rsidRDefault="00161A9B" w14:paraId="2AE181A3" w14:textId="77777777">
            <w:pPr>
              <w:spacing w:after="0"/>
              <w:jc w:val="center"/>
              <w:rPr>
                <w:rFonts w:ascii="Arial" w:hAnsi="Arial" w:eastAsia="Arial" w:cs="Arial"/>
              </w:rPr>
            </w:pPr>
          </w:p>
        </w:tc>
        <w:tc>
          <w:tcPr>
            <w:tcW w:w="1998" w:type="dxa"/>
            <w:shd w:val="clear" w:color="auto" w:fill="auto"/>
            <w:tcMar/>
          </w:tcPr>
          <w:p w:rsidRPr="00664495" w:rsidR="00161A9B" w:rsidP="238D70B0" w:rsidRDefault="00161A9B" w14:paraId="283705A2" w14:textId="77777777">
            <w:pPr>
              <w:spacing w:after="0"/>
              <w:jc w:val="center"/>
              <w:rPr>
                <w:rFonts w:ascii="Arial" w:hAnsi="Arial" w:eastAsia="Arial" w:cs="Arial"/>
              </w:rPr>
            </w:pPr>
          </w:p>
        </w:tc>
      </w:tr>
      <w:tr w:rsidRPr="00664495" w:rsidR="006F0872" w:rsidTr="238D70B0" w14:paraId="16DE2EE8" w14:textId="77777777">
        <w:trPr>
          <w:jc w:val="center"/>
        </w:trPr>
        <w:tc>
          <w:tcPr>
            <w:tcW w:w="1908" w:type="dxa"/>
            <w:shd w:val="clear" w:color="auto" w:fill="auto"/>
            <w:tcMar/>
          </w:tcPr>
          <w:p w:rsidRPr="00664495" w:rsidR="00161A9B" w:rsidP="238D70B0" w:rsidRDefault="00161A9B" w14:paraId="67844241" w14:textId="77777777">
            <w:pPr>
              <w:spacing w:after="0"/>
              <w:jc w:val="center"/>
              <w:rPr>
                <w:rFonts w:ascii="Arial" w:hAnsi="Arial" w:eastAsia="Arial" w:cs="Arial"/>
                <w:b w:val="1"/>
                <w:bCs w:val="1"/>
              </w:rPr>
            </w:pPr>
            <w:r w:rsidRPr="238D70B0" w:rsidR="643D57BF">
              <w:rPr>
                <w:rFonts w:ascii="Arial" w:hAnsi="Arial" w:eastAsia="Arial" w:cs="Arial"/>
                <w:b w:val="1"/>
                <w:bCs w:val="1"/>
              </w:rPr>
              <w:t>30</w:t>
            </w:r>
          </w:p>
        </w:tc>
        <w:tc>
          <w:tcPr>
            <w:tcW w:w="2016" w:type="dxa"/>
            <w:shd w:val="clear" w:color="auto" w:fill="auto"/>
            <w:tcMar/>
          </w:tcPr>
          <w:p w:rsidRPr="00664495" w:rsidR="00161A9B" w:rsidP="238D70B0" w:rsidRDefault="00161A9B" w14:paraId="57EEAD8D" w14:textId="77777777">
            <w:pPr>
              <w:spacing w:after="0"/>
              <w:jc w:val="center"/>
              <w:rPr>
                <w:rFonts w:ascii="Arial" w:hAnsi="Arial" w:eastAsia="Arial" w:cs="Arial"/>
              </w:rPr>
            </w:pPr>
          </w:p>
        </w:tc>
        <w:tc>
          <w:tcPr>
            <w:tcW w:w="2016" w:type="dxa"/>
            <w:shd w:val="clear" w:color="auto" w:fill="auto"/>
            <w:tcMar/>
          </w:tcPr>
          <w:p w:rsidRPr="00664495" w:rsidR="00161A9B" w:rsidP="238D70B0" w:rsidRDefault="00161A9B" w14:paraId="7A84D050" w14:textId="77777777">
            <w:pPr>
              <w:spacing w:after="0"/>
              <w:jc w:val="center"/>
              <w:rPr>
                <w:rFonts w:ascii="Arial" w:hAnsi="Arial" w:eastAsia="Arial" w:cs="Arial"/>
              </w:rPr>
            </w:pPr>
          </w:p>
        </w:tc>
        <w:tc>
          <w:tcPr>
            <w:tcW w:w="1998" w:type="dxa"/>
            <w:shd w:val="clear" w:color="auto" w:fill="auto"/>
            <w:tcMar/>
          </w:tcPr>
          <w:p w:rsidRPr="00664495" w:rsidR="00161A9B" w:rsidP="238D70B0" w:rsidRDefault="00161A9B" w14:paraId="543881F3" w14:textId="77777777">
            <w:pPr>
              <w:spacing w:after="0"/>
              <w:jc w:val="center"/>
              <w:rPr>
                <w:rFonts w:ascii="Arial" w:hAnsi="Arial" w:eastAsia="Arial" w:cs="Arial"/>
              </w:rPr>
            </w:pPr>
          </w:p>
        </w:tc>
      </w:tr>
      <w:tr w:rsidRPr="00664495" w:rsidR="006F0872" w:rsidTr="238D70B0" w14:paraId="5336BC90" w14:textId="77777777">
        <w:trPr>
          <w:jc w:val="center"/>
        </w:trPr>
        <w:tc>
          <w:tcPr>
            <w:tcW w:w="1908" w:type="dxa"/>
            <w:shd w:val="clear" w:color="auto" w:fill="auto"/>
            <w:tcMar/>
          </w:tcPr>
          <w:p w:rsidRPr="00664495" w:rsidR="00161A9B" w:rsidP="238D70B0" w:rsidRDefault="00161A9B" w14:paraId="64BA35C6" w14:textId="77777777">
            <w:pPr>
              <w:spacing w:after="0"/>
              <w:jc w:val="center"/>
              <w:rPr>
                <w:rFonts w:ascii="Arial" w:hAnsi="Arial" w:eastAsia="Arial" w:cs="Arial"/>
                <w:b w:val="1"/>
                <w:bCs w:val="1"/>
              </w:rPr>
            </w:pPr>
            <w:r w:rsidRPr="238D70B0" w:rsidR="643D57BF">
              <w:rPr>
                <w:rFonts w:ascii="Arial" w:hAnsi="Arial" w:eastAsia="Arial" w:cs="Arial"/>
                <w:b w:val="1"/>
                <w:bCs w:val="1"/>
              </w:rPr>
              <w:t>40</w:t>
            </w:r>
          </w:p>
        </w:tc>
        <w:tc>
          <w:tcPr>
            <w:tcW w:w="2016" w:type="dxa"/>
            <w:shd w:val="clear" w:color="auto" w:fill="auto"/>
            <w:tcMar/>
          </w:tcPr>
          <w:p w:rsidRPr="00664495" w:rsidR="00161A9B" w:rsidP="238D70B0" w:rsidRDefault="00161A9B" w14:paraId="56ADCF4F" w14:textId="77777777">
            <w:pPr>
              <w:spacing w:after="0"/>
              <w:jc w:val="center"/>
              <w:rPr>
                <w:rFonts w:ascii="Arial" w:hAnsi="Arial" w:eastAsia="Arial" w:cs="Arial"/>
              </w:rPr>
            </w:pPr>
          </w:p>
        </w:tc>
        <w:tc>
          <w:tcPr>
            <w:tcW w:w="2016" w:type="dxa"/>
            <w:shd w:val="clear" w:color="auto" w:fill="auto"/>
            <w:tcMar/>
          </w:tcPr>
          <w:p w:rsidRPr="00664495" w:rsidR="00161A9B" w:rsidP="238D70B0" w:rsidRDefault="00161A9B" w14:paraId="64F6F67E" w14:textId="77777777">
            <w:pPr>
              <w:spacing w:after="0"/>
              <w:jc w:val="center"/>
              <w:rPr>
                <w:rFonts w:ascii="Arial" w:hAnsi="Arial" w:eastAsia="Arial" w:cs="Arial"/>
              </w:rPr>
            </w:pPr>
          </w:p>
        </w:tc>
        <w:tc>
          <w:tcPr>
            <w:tcW w:w="1998" w:type="dxa"/>
            <w:shd w:val="clear" w:color="auto" w:fill="auto"/>
            <w:tcMar/>
          </w:tcPr>
          <w:p w:rsidRPr="00664495" w:rsidR="00161A9B" w:rsidP="238D70B0" w:rsidRDefault="00161A9B" w14:paraId="715B3615" w14:textId="77777777">
            <w:pPr>
              <w:spacing w:after="0"/>
              <w:jc w:val="center"/>
              <w:rPr>
                <w:rFonts w:ascii="Arial" w:hAnsi="Arial" w:eastAsia="Arial" w:cs="Arial"/>
              </w:rPr>
            </w:pPr>
          </w:p>
        </w:tc>
      </w:tr>
      <w:tr w:rsidRPr="00664495" w:rsidR="006F0872" w:rsidTr="238D70B0" w14:paraId="49B4D5CA" w14:textId="77777777">
        <w:trPr>
          <w:jc w:val="center"/>
        </w:trPr>
        <w:tc>
          <w:tcPr>
            <w:tcW w:w="1908" w:type="dxa"/>
            <w:shd w:val="clear" w:color="auto" w:fill="auto"/>
            <w:tcMar/>
          </w:tcPr>
          <w:p w:rsidRPr="00664495" w:rsidR="00161A9B" w:rsidP="238D70B0" w:rsidRDefault="00161A9B" w14:paraId="75ECC0BE" w14:textId="77777777">
            <w:pPr>
              <w:spacing w:after="0"/>
              <w:jc w:val="center"/>
              <w:rPr>
                <w:rFonts w:ascii="Arial" w:hAnsi="Arial" w:eastAsia="Arial" w:cs="Arial"/>
                <w:b w:val="1"/>
                <w:bCs w:val="1"/>
              </w:rPr>
            </w:pPr>
            <w:r w:rsidRPr="238D70B0" w:rsidR="643D57BF">
              <w:rPr>
                <w:rFonts w:ascii="Arial" w:hAnsi="Arial" w:eastAsia="Arial" w:cs="Arial"/>
                <w:b w:val="1"/>
                <w:bCs w:val="1"/>
              </w:rPr>
              <w:t>50</w:t>
            </w:r>
          </w:p>
        </w:tc>
        <w:tc>
          <w:tcPr>
            <w:tcW w:w="2016" w:type="dxa"/>
            <w:shd w:val="clear" w:color="auto" w:fill="auto"/>
            <w:tcMar/>
          </w:tcPr>
          <w:p w:rsidRPr="00664495" w:rsidR="00161A9B" w:rsidP="238D70B0" w:rsidRDefault="00161A9B" w14:paraId="16AB3076" w14:textId="77777777">
            <w:pPr>
              <w:spacing w:after="0"/>
              <w:jc w:val="center"/>
              <w:rPr>
                <w:rFonts w:ascii="Arial" w:hAnsi="Arial" w:eastAsia="Arial" w:cs="Arial"/>
              </w:rPr>
            </w:pPr>
          </w:p>
        </w:tc>
        <w:tc>
          <w:tcPr>
            <w:tcW w:w="2016" w:type="dxa"/>
            <w:shd w:val="clear" w:color="auto" w:fill="auto"/>
            <w:tcMar/>
          </w:tcPr>
          <w:p w:rsidRPr="00664495" w:rsidR="00161A9B" w:rsidP="238D70B0" w:rsidRDefault="00161A9B" w14:paraId="406EE706" w14:textId="77777777">
            <w:pPr>
              <w:spacing w:after="0"/>
              <w:jc w:val="center"/>
              <w:rPr>
                <w:rFonts w:ascii="Arial" w:hAnsi="Arial" w:eastAsia="Arial" w:cs="Arial"/>
              </w:rPr>
            </w:pPr>
          </w:p>
        </w:tc>
        <w:tc>
          <w:tcPr>
            <w:tcW w:w="1998" w:type="dxa"/>
            <w:shd w:val="clear" w:color="auto" w:fill="auto"/>
            <w:tcMar/>
          </w:tcPr>
          <w:p w:rsidRPr="00664495" w:rsidR="00161A9B" w:rsidP="238D70B0" w:rsidRDefault="00161A9B" w14:paraId="79A1A7F2" w14:textId="77777777">
            <w:pPr>
              <w:spacing w:after="0"/>
              <w:jc w:val="center"/>
              <w:rPr>
                <w:rFonts w:ascii="Arial" w:hAnsi="Arial" w:eastAsia="Arial" w:cs="Arial"/>
              </w:rPr>
            </w:pPr>
          </w:p>
        </w:tc>
      </w:tr>
      <w:tr w:rsidRPr="00664495" w:rsidR="006F0872" w:rsidTr="238D70B0" w14:paraId="0D77DCC6" w14:textId="77777777">
        <w:trPr>
          <w:jc w:val="center"/>
        </w:trPr>
        <w:tc>
          <w:tcPr>
            <w:tcW w:w="1908" w:type="dxa"/>
            <w:shd w:val="clear" w:color="auto" w:fill="auto"/>
            <w:tcMar/>
          </w:tcPr>
          <w:p w:rsidRPr="00664495" w:rsidR="00161A9B" w:rsidP="238D70B0" w:rsidRDefault="00161A9B" w14:paraId="397A8F5C" w14:textId="77777777">
            <w:pPr>
              <w:spacing w:after="0"/>
              <w:jc w:val="center"/>
              <w:rPr>
                <w:rFonts w:ascii="Arial" w:hAnsi="Arial" w:eastAsia="Arial" w:cs="Arial"/>
                <w:b w:val="1"/>
                <w:bCs w:val="1"/>
              </w:rPr>
            </w:pPr>
            <w:r w:rsidRPr="238D70B0" w:rsidR="643D57BF">
              <w:rPr>
                <w:rFonts w:ascii="Arial" w:hAnsi="Arial" w:eastAsia="Arial" w:cs="Arial"/>
                <w:b w:val="1"/>
                <w:bCs w:val="1"/>
              </w:rPr>
              <w:t>60</w:t>
            </w:r>
          </w:p>
        </w:tc>
        <w:tc>
          <w:tcPr>
            <w:tcW w:w="2016" w:type="dxa"/>
            <w:shd w:val="clear" w:color="auto" w:fill="auto"/>
            <w:tcMar/>
          </w:tcPr>
          <w:p w:rsidRPr="00664495" w:rsidR="00161A9B" w:rsidP="238D70B0" w:rsidRDefault="00161A9B" w14:paraId="2DDA8242" w14:textId="77777777">
            <w:pPr>
              <w:spacing w:after="0"/>
              <w:jc w:val="center"/>
              <w:rPr>
                <w:rFonts w:ascii="Arial" w:hAnsi="Arial" w:eastAsia="Arial" w:cs="Arial"/>
              </w:rPr>
            </w:pPr>
          </w:p>
        </w:tc>
        <w:tc>
          <w:tcPr>
            <w:tcW w:w="2016" w:type="dxa"/>
            <w:shd w:val="clear" w:color="auto" w:fill="auto"/>
            <w:tcMar/>
          </w:tcPr>
          <w:p w:rsidRPr="00664495" w:rsidR="00161A9B" w:rsidP="238D70B0" w:rsidRDefault="00161A9B" w14:paraId="32C3DC8B" w14:textId="77777777">
            <w:pPr>
              <w:spacing w:after="0"/>
              <w:jc w:val="center"/>
              <w:rPr>
                <w:rFonts w:ascii="Arial" w:hAnsi="Arial" w:eastAsia="Arial" w:cs="Arial"/>
              </w:rPr>
            </w:pPr>
          </w:p>
        </w:tc>
        <w:tc>
          <w:tcPr>
            <w:tcW w:w="1998" w:type="dxa"/>
            <w:shd w:val="clear" w:color="auto" w:fill="auto"/>
            <w:tcMar/>
          </w:tcPr>
          <w:p w:rsidRPr="00664495" w:rsidR="00161A9B" w:rsidP="238D70B0" w:rsidRDefault="00161A9B" w14:paraId="1EF08DAD" w14:textId="77777777">
            <w:pPr>
              <w:spacing w:after="0"/>
              <w:jc w:val="center"/>
              <w:rPr>
                <w:rFonts w:ascii="Arial" w:hAnsi="Arial" w:eastAsia="Arial" w:cs="Arial"/>
              </w:rPr>
            </w:pPr>
          </w:p>
        </w:tc>
      </w:tr>
    </w:tbl>
    <w:p w:rsidRPr="00664495" w:rsidR="00161A9B" w:rsidP="238D70B0" w:rsidRDefault="00161A9B" w14:paraId="4A5D50E0" w14:textId="77777777">
      <w:pPr>
        <w:spacing w:after="0"/>
        <w:ind w:left="720"/>
        <w:rPr>
          <w:rFonts w:ascii="Arial" w:hAnsi="Arial" w:eastAsia="Arial" w:cs="Arial"/>
          <w:b w:val="1"/>
          <w:bCs w:val="1"/>
          <w:sz w:val="28"/>
          <w:szCs w:val="28"/>
        </w:rPr>
      </w:pPr>
    </w:p>
    <w:p w:rsidR="0082106B" w:rsidP="238D70B0" w:rsidRDefault="0082106B" w14:paraId="6B3313D1" w14:textId="77777777">
      <w:pPr>
        <w:ind w:left="1440"/>
        <w:rPr>
          <w:rFonts w:ascii="Arial" w:hAnsi="Arial" w:eastAsia="Arial" w:cs="Arial"/>
          <w:sz w:val="24"/>
          <w:szCs w:val="24"/>
        </w:rPr>
      </w:pPr>
    </w:p>
    <w:p w:rsidRPr="00664495" w:rsidR="00161A9B" w:rsidP="238D70B0" w:rsidRDefault="00283A1F" w14:paraId="78F47D02" w14:textId="421B7F5F">
      <w:pPr>
        <w:ind w:left="720"/>
        <w:rPr>
          <w:rFonts w:ascii="Arial" w:hAnsi="Arial" w:eastAsia="Arial" w:cs="Arial"/>
          <w:b w:val="1"/>
          <w:bCs w:val="1"/>
        </w:rPr>
      </w:pPr>
      <w:r w:rsidRPr="238D70B0" w:rsidR="1266DC4C">
        <w:rPr>
          <w:rFonts w:ascii="Arial" w:hAnsi="Arial" w:eastAsia="Arial" w:cs="Arial"/>
          <w:b w:val="1"/>
          <w:bCs w:val="1"/>
          <w:sz w:val="24"/>
          <w:szCs w:val="24"/>
        </w:rPr>
        <w:t xml:space="preserve">Table </w:t>
      </w:r>
      <w:r w:rsidRPr="238D70B0" w:rsidR="6B356B6D">
        <w:rPr>
          <w:rFonts w:ascii="Arial" w:hAnsi="Arial" w:eastAsia="Arial" w:cs="Arial"/>
          <w:b w:val="1"/>
          <w:bCs w:val="1"/>
          <w:sz w:val="24"/>
          <w:szCs w:val="24"/>
        </w:rPr>
        <w:t>5</w:t>
      </w:r>
      <w:r w:rsidRPr="238D70B0" w:rsidR="1266DC4C">
        <w:rPr>
          <w:rFonts w:ascii="Arial" w:hAnsi="Arial" w:eastAsia="Arial" w:cs="Arial"/>
          <w:b w:val="1"/>
          <w:bCs w:val="1"/>
          <w:sz w:val="24"/>
          <w:szCs w:val="24"/>
        </w:rPr>
        <w:t>.10</w:t>
      </w:r>
      <w:r w:rsidRPr="238D70B0" w:rsidR="6D92313B">
        <w:rPr>
          <w:rFonts w:ascii="Arial" w:hAnsi="Arial" w:eastAsia="Arial" w:cs="Arial"/>
          <w:b w:val="1"/>
          <w:bCs w:val="1"/>
          <w:sz w:val="24"/>
          <w:szCs w:val="24"/>
        </w:rPr>
        <w:t xml:space="preserve">:  </w:t>
      </w:r>
      <w:r w:rsidRPr="238D70B0" w:rsidR="643D57BF">
        <w:rPr>
          <w:rFonts w:ascii="Arial" w:hAnsi="Arial" w:eastAsia="Arial" w:cs="Arial"/>
          <w:b w:val="1"/>
          <w:bCs w:val="1"/>
          <w:sz w:val="24"/>
          <w:szCs w:val="24"/>
        </w:rPr>
        <w:t xml:space="preserve">pH </w:t>
      </w:r>
      <w:r w:rsidRPr="238D70B0" w:rsidR="65437A16">
        <w:rPr>
          <w:rFonts w:ascii="Arial" w:hAnsi="Arial" w:eastAsia="Arial" w:cs="Arial"/>
          <w:b w:val="1"/>
          <w:bCs w:val="1"/>
          <w:sz w:val="24"/>
          <w:szCs w:val="24"/>
        </w:rPr>
        <w:t>E</w:t>
      </w:r>
      <w:r w:rsidRPr="238D70B0" w:rsidR="643D57BF">
        <w:rPr>
          <w:rFonts w:ascii="Arial" w:hAnsi="Arial" w:eastAsia="Arial" w:cs="Arial"/>
          <w:b w:val="1"/>
          <w:bCs w:val="1"/>
          <w:sz w:val="24"/>
          <w:szCs w:val="24"/>
        </w:rPr>
        <w:t>xperiment</w:t>
      </w:r>
      <w:r w:rsidRPr="238D70B0" w:rsidR="5747613A">
        <w:rPr>
          <w:rFonts w:ascii="Arial" w:hAnsi="Arial" w:eastAsia="Arial" w:cs="Arial"/>
          <w:b w:val="1"/>
          <w:bCs w:val="1"/>
          <w:sz w:val="24"/>
          <w:szCs w:val="24"/>
        </w:rPr>
        <w:t>al</w:t>
      </w:r>
      <w:r w:rsidRPr="238D70B0" w:rsidR="6D92313B">
        <w:rPr>
          <w:rFonts w:ascii="Arial" w:hAnsi="Arial" w:eastAsia="Arial" w:cs="Arial"/>
          <w:b w:val="1"/>
          <w:bCs w:val="1"/>
          <w:sz w:val="24"/>
          <w:szCs w:val="24"/>
        </w:rPr>
        <w:t xml:space="preserve"> </w:t>
      </w:r>
      <w:r w:rsidRPr="238D70B0" w:rsidR="22590318">
        <w:rPr>
          <w:rFonts w:ascii="Arial" w:hAnsi="Arial" w:eastAsia="Arial" w:cs="Arial"/>
          <w:b w:val="1"/>
          <w:bCs w:val="1"/>
          <w:sz w:val="24"/>
          <w:szCs w:val="24"/>
        </w:rPr>
        <w:t>D</w:t>
      </w:r>
      <w:r w:rsidRPr="238D70B0" w:rsidR="6D92313B">
        <w:rPr>
          <w:rFonts w:ascii="Arial" w:hAnsi="Arial" w:eastAsia="Arial" w:cs="Arial"/>
          <w:b w:val="1"/>
          <w:bCs w:val="1"/>
          <w:sz w:val="24"/>
          <w:szCs w:val="24"/>
        </w:rPr>
        <w:t>ata</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58"/>
        <w:gridCol w:w="1296"/>
        <w:gridCol w:w="1296"/>
        <w:gridCol w:w="1296"/>
        <w:gridCol w:w="1296"/>
        <w:gridCol w:w="1296"/>
      </w:tblGrid>
      <w:tr w:rsidRPr="00664495" w:rsidR="00161A9B" w:rsidTr="238D70B0" w14:paraId="3CC8FDE3" w14:textId="77777777">
        <w:trPr>
          <w:jc w:val="center"/>
        </w:trPr>
        <w:tc>
          <w:tcPr>
            <w:tcW w:w="1458" w:type="dxa"/>
            <w:shd w:val="clear" w:color="auto" w:fill="auto"/>
            <w:tcMar/>
          </w:tcPr>
          <w:p w:rsidRPr="00664495" w:rsidR="00161A9B" w:rsidP="238D70B0" w:rsidRDefault="00161A9B" w14:paraId="566CBB8C" w14:textId="3B45389B">
            <w:pPr>
              <w:spacing w:after="0"/>
              <w:jc w:val="center"/>
              <w:rPr>
                <w:rFonts w:ascii="Arial" w:hAnsi="Arial" w:eastAsia="Arial" w:cs="Arial"/>
                <w:b w:val="1"/>
                <w:bCs w:val="1"/>
              </w:rPr>
            </w:pPr>
            <w:r w:rsidRPr="238D70B0" w:rsidR="643D57BF">
              <w:rPr>
                <w:rFonts w:ascii="Arial" w:hAnsi="Arial" w:eastAsia="Arial" w:cs="Arial"/>
                <w:b w:val="1"/>
                <w:bCs w:val="1"/>
              </w:rPr>
              <w:t xml:space="preserve">Time (in </w:t>
            </w:r>
            <w:r w:rsidRPr="238D70B0" w:rsidR="35046F15">
              <w:rPr>
                <w:rFonts w:ascii="Arial" w:hAnsi="Arial" w:eastAsia="Arial" w:cs="Arial"/>
                <w:b w:val="1"/>
                <w:bCs w:val="1"/>
              </w:rPr>
              <w:t>seconds)</w:t>
            </w:r>
          </w:p>
        </w:tc>
        <w:tc>
          <w:tcPr>
            <w:tcW w:w="1296" w:type="dxa"/>
            <w:shd w:val="clear" w:color="auto" w:fill="auto"/>
            <w:tcMar/>
          </w:tcPr>
          <w:p w:rsidRPr="00664495" w:rsidR="00161A9B" w:rsidP="238D70B0" w:rsidRDefault="00161A9B" w14:paraId="2463D396" w14:textId="77777777">
            <w:pPr>
              <w:spacing w:after="0"/>
              <w:jc w:val="center"/>
              <w:rPr>
                <w:rFonts w:ascii="Arial" w:hAnsi="Arial" w:eastAsia="Arial" w:cs="Arial"/>
                <w:b w:val="1"/>
                <w:bCs w:val="1"/>
              </w:rPr>
            </w:pPr>
            <w:r w:rsidRPr="238D70B0" w:rsidR="643D57BF">
              <w:rPr>
                <w:rFonts w:ascii="Arial" w:hAnsi="Arial" w:eastAsia="Arial" w:cs="Arial"/>
                <w:b w:val="1"/>
                <w:bCs w:val="1"/>
              </w:rPr>
              <w:t>pH 2</w:t>
            </w:r>
          </w:p>
        </w:tc>
        <w:tc>
          <w:tcPr>
            <w:tcW w:w="1296" w:type="dxa"/>
            <w:shd w:val="clear" w:color="auto" w:fill="auto"/>
            <w:tcMar/>
          </w:tcPr>
          <w:p w:rsidRPr="00664495" w:rsidR="00161A9B" w:rsidP="238D70B0" w:rsidRDefault="00161A9B" w14:paraId="24B8E049" w14:textId="77777777">
            <w:pPr>
              <w:spacing w:after="0"/>
              <w:jc w:val="center"/>
              <w:rPr>
                <w:rFonts w:ascii="Arial" w:hAnsi="Arial" w:eastAsia="Arial" w:cs="Arial"/>
                <w:b w:val="1"/>
                <w:bCs w:val="1"/>
              </w:rPr>
            </w:pPr>
            <w:r w:rsidRPr="238D70B0" w:rsidR="643D57BF">
              <w:rPr>
                <w:rFonts w:ascii="Arial" w:hAnsi="Arial" w:eastAsia="Arial" w:cs="Arial"/>
                <w:b w:val="1"/>
                <w:bCs w:val="1"/>
              </w:rPr>
              <w:t>pH 5</w:t>
            </w:r>
          </w:p>
        </w:tc>
        <w:tc>
          <w:tcPr>
            <w:tcW w:w="1296" w:type="dxa"/>
            <w:shd w:val="clear" w:color="auto" w:fill="auto"/>
            <w:tcMar/>
          </w:tcPr>
          <w:p w:rsidRPr="00664495" w:rsidR="00161A9B" w:rsidP="238D70B0" w:rsidRDefault="00161A9B" w14:paraId="63810C3C" w14:textId="77777777">
            <w:pPr>
              <w:spacing w:after="0"/>
              <w:jc w:val="center"/>
              <w:rPr>
                <w:rFonts w:ascii="Arial" w:hAnsi="Arial" w:eastAsia="Arial" w:cs="Arial"/>
                <w:b w:val="1"/>
                <w:bCs w:val="1"/>
              </w:rPr>
            </w:pPr>
            <w:r w:rsidRPr="238D70B0" w:rsidR="643D57BF">
              <w:rPr>
                <w:rFonts w:ascii="Arial" w:hAnsi="Arial" w:eastAsia="Arial" w:cs="Arial"/>
                <w:b w:val="1"/>
                <w:bCs w:val="1"/>
              </w:rPr>
              <w:t>pH 7</w:t>
            </w:r>
          </w:p>
        </w:tc>
        <w:tc>
          <w:tcPr>
            <w:tcW w:w="1296" w:type="dxa"/>
            <w:shd w:val="clear" w:color="auto" w:fill="auto"/>
            <w:tcMar/>
          </w:tcPr>
          <w:p w:rsidRPr="00664495" w:rsidR="00161A9B" w:rsidP="238D70B0" w:rsidRDefault="00161A9B" w14:paraId="68BF5115" w14:textId="77777777">
            <w:pPr>
              <w:spacing w:after="0"/>
              <w:jc w:val="center"/>
              <w:rPr>
                <w:rFonts w:ascii="Arial" w:hAnsi="Arial" w:eastAsia="Arial" w:cs="Arial"/>
                <w:b w:val="1"/>
                <w:bCs w:val="1"/>
              </w:rPr>
            </w:pPr>
            <w:r w:rsidRPr="238D70B0" w:rsidR="643D57BF">
              <w:rPr>
                <w:rFonts w:ascii="Arial" w:hAnsi="Arial" w:eastAsia="Arial" w:cs="Arial"/>
                <w:b w:val="1"/>
                <w:bCs w:val="1"/>
              </w:rPr>
              <w:t>pH 8</w:t>
            </w:r>
          </w:p>
        </w:tc>
        <w:tc>
          <w:tcPr>
            <w:tcW w:w="1296" w:type="dxa"/>
            <w:shd w:val="clear" w:color="auto" w:fill="auto"/>
            <w:tcMar/>
          </w:tcPr>
          <w:p w:rsidRPr="00664495" w:rsidR="00161A9B" w:rsidP="238D70B0" w:rsidRDefault="00161A9B" w14:paraId="0E967311" w14:textId="77777777">
            <w:pPr>
              <w:spacing w:after="0"/>
              <w:jc w:val="center"/>
              <w:rPr>
                <w:rFonts w:ascii="Arial" w:hAnsi="Arial" w:eastAsia="Arial" w:cs="Arial"/>
                <w:b w:val="1"/>
                <w:bCs w:val="1"/>
              </w:rPr>
            </w:pPr>
            <w:r w:rsidRPr="238D70B0" w:rsidR="643D57BF">
              <w:rPr>
                <w:rFonts w:ascii="Arial" w:hAnsi="Arial" w:eastAsia="Arial" w:cs="Arial"/>
                <w:b w:val="1"/>
                <w:bCs w:val="1"/>
              </w:rPr>
              <w:t>pH 10</w:t>
            </w:r>
          </w:p>
        </w:tc>
      </w:tr>
      <w:tr w:rsidRPr="00664495" w:rsidR="00161A9B" w:rsidTr="238D70B0" w14:paraId="23D419FA" w14:textId="77777777">
        <w:trPr>
          <w:jc w:val="center"/>
        </w:trPr>
        <w:tc>
          <w:tcPr>
            <w:tcW w:w="1458" w:type="dxa"/>
            <w:shd w:val="clear" w:color="auto" w:fill="auto"/>
            <w:tcMar/>
          </w:tcPr>
          <w:p w:rsidRPr="00664495" w:rsidR="00161A9B" w:rsidP="238D70B0" w:rsidRDefault="00161A9B" w14:paraId="05C0B57A" w14:textId="77777777">
            <w:pPr>
              <w:spacing w:after="0"/>
              <w:jc w:val="center"/>
              <w:rPr>
                <w:rFonts w:ascii="Arial" w:hAnsi="Arial" w:eastAsia="Arial" w:cs="Arial"/>
                <w:b w:val="1"/>
                <w:bCs w:val="1"/>
              </w:rPr>
            </w:pPr>
            <w:r w:rsidRPr="238D70B0" w:rsidR="643D57BF">
              <w:rPr>
                <w:rFonts w:ascii="Arial" w:hAnsi="Arial" w:eastAsia="Arial" w:cs="Arial"/>
                <w:b w:val="1"/>
                <w:bCs w:val="1"/>
              </w:rPr>
              <w:t>0</w:t>
            </w:r>
          </w:p>
        </w:tc>
        <w:tc>
          <w:tcPr>
            <w:tcW w:w="1296" w:type="dxa"/>
            <w:shd w:val="clear" w:color="auto" w:fill="auto"/>
            <w:tcMar/>
          </w:tcPr>
          <w:p w:rsidRPr="00664495" w:rsidR="00161A9B" w:rsidP="238D70B0" w:rsidRDefault="00161A9B" w14:paraId="4CFEABC9" w14:textId="77777777">
            <w:pPr>
              <w:spacing w:after="0"/>
              <w:jc w:val="center"/>
              <w:rPr>
                <w:rFonts w:ascii="Arial" w:hAnsi="Arial" w:eastAsia="Arial" w:cs="Arial"/>
              </w:rPr>
            </w:pPr>
          </w:p>
        </w:tc>
        <w:tc>
          <w:tcPr>
            <w:tcW w:w="1296" w:type="dxa"/>
            <w:shd w:val="clear" w:color="auto" w:fill="auto"/>
            <w:tcMar/>
          </w:tcPr>
          <w:p w:rsidRPr="00664495" w:rsidR="00161A9B" w:rsidP="238D70B0" w:rsidRDefault="00161A9B" w14:paraId="61112D23" w14:textId="77777777">
            <w:pPr>
              <w:spacing w:after="0"/>
              <w:jc w:val="center"/>
              <w:rPr>
                <w:rFonts w:ascii="Arial" w:hAnsi="Arial" w:eastAsia="Arial" w:cs="Arial"/>
              </w:rPr>
            </w:pPr>
          </w:p>
        </w:tc>
        <w:tc>
          <w:tcPr>
            <w:tcW w:w="1296" w:type="dxa"/>
            <w:shd w:val="clear" w:color="auto" w:fill="auto"/>
            <w:tcMar/>
          </w:tcPr>
          <w:p w:rsidRPr="00664495" w:rsidR="00161A9B" w:rsidP="238D70B0" w:rsidRDefault="00161A9B" w14:paraId="6AFD7FDD" w14:textId="77777777">
            <w:pPr>
              <w:spacing w:after="0"/>
              <w:jc w:val="center"/>
              <w:rPr>
                <w:rFonts w:ascii="Arial" w:hAnsi="Arial" w:eastAsia="Arial" w:cs="Arial"/>
              </w:rPr>
            </w:pPr>
          </w:p>
        </w:tc>
        <w:tc>
          <w:tcPr>
            <w:tcW w:w="1296" w:type="dxa"/>
            <w:shd w:val="clear" w:color="auto" w:fill="auto"/>
            <w:tcMar/>
          </w:tcPr>
          <w:p w:rsidRPr="00664495" w:rsidR="00161A9B" w:rsidP="238D70B0" w:rsidRDefault="00161A9B" w14:paraId="1A1F2D8F" w14:textId="77777777">
            <w:pPr>
              <w:spacing w:after="0"/>
              <w:jc w:val="center"/>
              <w:rPr>
                <w:rFonts w:ascii="Arial" w:hAnsi="Arial" w:eastAsia="Arial" w:cs="Arial"/>
              </w:rPr>
            </w:pPr>
          </w:p>
        </w:tc>
        <w:tc>
          <w:tcPr>
            <w:tcW w:w="1296" w:type="dxa"/>
            <w:shd w:val="clear" w:color="auto" w:fill="auto"/>
            <w:tcMar/>
          </w:tcPr>
          <w:p w:rsidRPr="00664495" w:rsidR="00161A9B" w:rsidP="238D70B0" w:rsidRDefault="00161A9B" w14:paraId="39238C8F" w14:textId="77777777">
            <w:pPr>
              <w:spacing w:after="0"/>
              <w:jc w:val="center"/>
              <w:rPr>
                <w:rFonts w:ascii="Arial" w:hAnsi="Arial" w:eastAsia="Arial" w:cs="Arial"/>
              </w:rPr>
            </w:pPr>
          </w:p>
        </w:tc>
      </w:tr>
      <w:tr w:rsidRPr="00664495" w:rsidR="00161A9B" w:rsidTr="238D70B0" w14:paraId="175CF60D" w14:textId="77777777">
        <w:trPr>
          <w:jc w:val="center"/>
        </w:trPr>
        <w:tc>
          <w:tcPr>
            <w:tcW w:w="1458" w:type="dxa"/>
            <w:shd w:val="clear" w:color="auto" w:fill="auto"/>
            <w:tcMar/>
          </w:tcPr>
          <w:p w:rsidRPr="00664495" w:rsidR="00161A9B" w:rsidP="238D70B0" w:rsidRDefault="00161A9B" w14:paraId="1AF53F00" w14:textId="77777777">
            <w:pPr>
              <w:spacing w:after="0"/>
              <w:jc w:val="center"/>
              <w:rPr>
                <w:rFonts w:ascii="Arial" w:hAnsi="Arial" w:eastAsia="Arial" w:cs="Arial"/>
                <w:b w:val="1"/>
                <w:bCs w:val="1"/>
              </w:rPr>
            </w:pPr>
            <w:r w:rsidRPr="238D70B0" w:rsidR="643D57BF">
              <w:rPr>
                <w:rFonts w:ascii="Arial" w:hAnsi="Arial" w:eastAsia="Arial" w:cs="Arial"/>
                <w:b w:val="1"/>
                <w:bCs w:val="1"/>
              </w:rPr>
              <w:t>10</w:t>
            </w:r>
          </w:p>
        </w:tc>
        <w:tc>
          <w:tcPr>
            <w:tcW w:w="1296" w:type="dxa"/>
            <w:shd w:val="clear" w:color="auto" w:fill="auto"/>
            <w:tcMar/>
          </w:tcPr>
          <w:p w:rsidRPr="00664495" w:rsidR="00161A9B" w:rsidP="238D70B0" w:rsidRDefault="00161A9B" w14:paraId="4D7E98CC" w14:textId="77777777">
            <w:pPr>
              <w:spacing w:after="0"/>
              <w:jc w:val="center"/>
              <w:rPr>
                <w:rFonts w:ascii="Arial" w:hAnsi="Arial" w:eastAsia="Arial" w:cs="Arial"/>
              </w:rPr>
            </w:pPr>
          </w:p>
        </w:tc>
        <w:tc>
          <w:tcPr>
            <w:tcW w:w="1296" w:type="dxa"/>
            <w:shd w:val="clear" w:color="auto" w:fill="auto"/>
            <w:tcMar/>
          </w:tcPr>
          <w:p w:rsidRPr="00664495" w:rsidR="00161A9B" w:rsidP="238D70B0" w:rsidRDefault="00161A9B" w14:paraId="0CB8B3FD" w14:textId="77777777">
            <w:pPr>
              <w:spacing w:after="0"/>
              <w:jc w:val="center"/>
              <w:rPr>
                <w:rFonts w:ascii="Arial" w:hAnsi="Arial" w:eastAsia="Arial" w:cs="Arial"/>
              </w:rPr>
            </w:pPr>
          </w:p>
        </w:tc>
        <w:tc>
          <w:tcPr>
            <w:tcW w:w="1296" w:type="dxa"/>
            <w:shd w:val="clear" w:color="auto" w:fill="auto"/>
            <w:tcMar/>
          </w:tcPr>
          <w:p w:rsidRPr="00664495" w:rsidR="00161A9B" w:rsidP="238D70B0" w:rsidRDefault="00161A9B" w14:paraId="24DD9747" w14:textId="77777777">
            <w:pPr>
              <w:spacing w:after="0"/>
              <w:jc w:val="center"/>
              <w:rPr>
                <w:rFonts w:ascii="Arial" w:hAnsi="Arial" w:eastAsia="Arial" w:cs="Arial"/>
              </w:rPr>
            </w:pPr>
          </w:p>
        </w:tc>
        <w:tc>
          <w:tcPr>
            <w:tcW w:w="1296" w:type="dxa"/>
            <w:shd w:val="clear" w:color="auto" w:fill="auto"/>
            <w:tcMar/>
          </w:tcPr>
          <w:p w:rsidRPr="00664495" w:rsidR="00161A9B" w:rsidP="238D70B0" w:rsidRDefault="00161A9B" w14:paraId="64013244" w14:textId="77777777">
            <w:pPr>
              <w:spacing w:after="0"/>
              <w:jc w:val="center"/>
              <w:rPr>
                <w:rFonts w:ascii="Arial" w:hAnsi="Arial" w:eastAsia="Arial" w:cs="Arial"/>
              </w:rPr>
            </w:pPr>
          </w:p>
        </w:tc>
        <w:tc>
          <w:tcPr>
            <w:tcW w:w="1296" w:type="dxa"/>
            <w:shd w:val="clear" w:color="auto" w:fill="auto"/>
            <w:tcMar/>
          </w:tcPr>
          <w:p w:rsidRPr="00664495" w:rsidR="00161A9B" w:rsidP="238D70B0" w:rsidRDefault="00161A9B" w14:paraId="1CF252BE" w14:textId="77777777">
            <w:pPr>
              <w:spacing w:after="0"/>
              <w:jc w:val="center"/>
              <w:rPr>
                <w:rFonts w:ascii="Arial" w:hAnsi="Arial" w:eastAsia="Arial" w:cs="Arial"/>
              </w:rPr>
            </w:pPr>
          </w:p>
        </w:tc>
      </w:tr>
      <w:tr w:rsidRPr="00664495" w:rsidR="00161A9B" w:rsidTr="238D70B0" w14:paraId="75B622A8" w14:textId="77777777">
        <w:trPr>
          <w:jc w:val="center"/>
        </w:trPr>
        <w:tc>
          <w:tcPr>
            <w:tcW w:w="1458" w:type="dxa"/>
            <w:shd w:val="clear" w:color="auto" w:fill="auto"/>
            <w:tcMar/>
          </w:tcPr>
          <w:p w:rsidRPr="00664495" w:rsidR="00161A9B" w:rsidP="238D70B0" w:rsidRDefault="00161A9B" w14:paraId="64581EF2" w14:textId="77777777">
            <w:pPr>
              <w:spacing w:after="0"/>
              <w:jc w:val="center"/>
              <w:rPr>
                <w:rFonts w:ascii="Arial" w:hAnsi="Arial" w:eastAsia="Arial" w:cs="Arial"/>
                <w:b w:val="1"/>
                <w:bCs w:val="1"/>
              </w:rPr>
            </w:pPr>
            <w:r w:rsidRPr="238D70B0" w:rsidR="643D57BF">
              <w:rPr>
                <w:rFonts w:ascii="Arial" w:hAnsi="Arial" w:eastAsia="Arial" w:cs="Arial"/>
                <w:b w:val="1"/>
                <w:bCs w:val="1"/>
              </w:rPr>
              <w:t>20</w:t>
            </w:r>
          </w:p>
        </w:tc>
        <w:tc>
          <w:tcPr>
            <w:tcW w:w="1296" w:type="dxa"/>
            <w:shd w:val="clear" w:color="auto" w:fill="auto"/>
            <w:tcMar/>
          </w:tcPr>
          <w:p w:rsidRPr="00664495" w:rsidR="00161A9B" w:rsidP="238D70B0" w:rsidRDefault="00161A9B" w14:paraId="23A81C08" w14:textId="77777777">
            <w:pPr>
              <w:spacing w:after="0"/>
              <w:jc w:val="center"/>
              <w:rPr>
                <w:rFonts w:ascii="Arial" w:hAnsi="Arial" w:eastAsia="Arial" w:cs="Arial"/>
              </w:rPr>
            </w:pPr>
          </w:p>
        </w:tc>
        <w:tc>
          <w:tcPr>
            <w:tcW w:w="1296" w:type="dxa"/>
            <w:shd w:val="clear" w:color="auto" w:fill="auto"/>
            <w:tcMar/>
          </w:tcPr>
          <w:p w:rsidRPr="00664495" w:rsidR="00161A9B" w:rsidP="238D70B0" w:rsidRDefault="00161A9B" w14:paraId="03482AE3" w14:textId="77777777">
            <w:pPr>
              <w:spacing w:after="0"/>
              <w:jc w:val="center"/>
              <w:rPr>
                <w:rFonts w:ascii="Arial" w:hAnsi="Arial" w:eastAsia="Arial" w:cs="Arial"/>
              </w:rPr>
            </w:pPr>
          </w:p>
        </w:tc>
        <w:tc>
          <w:tcPr>
            <w:tcW w:w="1296" w:type="dxa"/>
            <w:shd w:val="clear" w:color="auto" w:fill="auto"/>
            <w:tcMar/>
          </w:tcPr>
          <w:p w:rsidRPr="00664495" w:rsidR="00161A9B" w:rsidP="238D70B0" w:rsidRDefault="00161A9B" w14:paraId="02A200FD" w14:textId="77777777">
            <w:pPr>
              <w:spacing w:after="0"/>
              <w:jc w:val="center"/>
              <w:rPr>
                <w:rFonts w:ascii="Arial" w:hAnsi="Arial" w:eastAsia="Arial" w:cs="Arial"/>
              </w:rPr>
            </w:pPr>
          </w:p>
        </w:tc>
        <w:tc>
          <w:tcPr>
            <w:tcW w:w="1296" w:type="dxa"/>
            <w:shd w:val="clear" w:color="auto" w:fill="auto"/>
            <w:tcMar/>
          </w:tcPr>
          <w:p w:rsidRPr="00664495" w:rsidR="00161A9B" w:rsidP="238D70B0" w:rsidRDefault="00161A9B" w14:paraId="1C0C9812" w14:textId="77777777">
            <w:pPr>
              <w:spacing w:after="0"/>
              <w:jc w:val="center"/>
              <w:rPr>
                <w:rFonts w:ascii="Arial" w:hAnsi="Arial" w:eastAsia="Arial" w:cs="Arial"/>
              </w:rPr>
            </w:pPr>
          </w:p>
        </w:tc>
        <w:tc>
          <w:tcPr>
            <w:tcW w:w="1296" w:type="dxa"/>
            <w:shd w:val="clear" w:color="auto" w:fill="auto"/>
            <w:tcMar/>
          </w:tcPr>
          <w:p w:rsidRPr="00664495" w:rsidR="00161A9B" w:rsidP="238D70B0" w:rsidRDefault="00161A9B" w14:paraId="2A32B0D2" w14:textId="77777777">
            <w:pPr>
              <w:spacing w:after="0"/>
              <w:jc w:val="center"/>
              <w:rPr>
                <w:rFonts w:ascii="Arial" w:hAnsi="Arial" w:eastAsia="Arial" w:cs="Arial"/>
              </w:rPr>
            </w:pPr>
          </w:p>
        </w:tc>
      </w:tr>
      <w:tr w:rsidRPr="00664495" w:rsidR="00161A9B" w:rsidTr="238D70B0" w14:paraId="04E09B3A" w14:textId="77777777">
        <w:trPr>
          <w:jc w:val="center"/>
        </w:trPr>
        <w:tc>
          <w:tcPr>
            <w:tcW w:w="1458" w:type="dxa"/>
            <w:shd w:val="clear" w:color="auto" w:fill="auto"/>
            <w:tcMar/>
          </w:tcPr>
          <w:p w:rsidRPr="00664495" w:rsidR="00161A9B" w:rsidP="238D70B0" w:rsidRDefault="00161A9B" w14:paraId="675C73FA" w14:textId="77777777">
            <w:pPr>
              <w:spacing w:after="0"/>
              <w:jc w:val="center"/>
              <w:rPr>
                <w:rFonts w:ascii="Arial" w:hAnsi="Arial" w:eastAsia="Arial" w:cs="Arial"/>
                <w:b w:val="1"/>
                <w:bCs w:val="1"/>
              </w:rPr>
            </w:pPr>
            <w:r w:rsidRPr="238D70B0" w:rsidR="643D57BF">
              <w:rPr>
                <w:rFonts w:ascii="Arial" w:hAnsi="Arial" w:eastAsia="Arial" w:cs="Arial"/>
                <w:b w:val="1"/>
                <w:bCs w:val="1"/>
              </w:rPr>
              <w:t>30</w:t>
            </w:r>
          </w:p>
        </w:tc>
        <w:tc>
          <w:tcPr>
            <w:tcW w:w="1296" w:type="dxa"/>
            <w:shd w:val="clear" w:color="auto" w:fill="auto"/>
            <w:tcMar/>
          </w:tcPr>
          <w:p w:rsidRPr="00664495" w:rsidR="00161A9B" w:rsidP="238D70B0" w:rsidRDefault="00161A9B" w14:paraId="60DA1BDB" w14:textId="77777777">
            <w:pPr>
              <w:spacing w:after="0"/>
              <w:jc w:val="center"/>
              <w:rPr>
                <w:rFonts w:ascii="Arial" w:hAnsi="Arial" w:eastAsia="Arial" w:cs="Arial"/>
              </w:rPr>
            </w:pPr>
          </w:p>
        </w:tc>
        <w:tc>
          <w:tcPr>
            <w:tcW w:w="1296" w:type="dxa"/>
            <w:shd w:val="clear" w:color="auto" w:fill="auto"/>
            <w:tcMar/>
          </w:tcPr>
          <w:p w:rsidRPr="00664495" w:rsidR="00161A9B" w:rsidP="238D70B0" w:rsidRDefault="00161A9B" w14:paraId="2A6B78D3" w14:textId="77777777">
            <w:pPr>
              <w:spacing w:after="0"/>
              <w:jc w:val="center"/>
              <w:rPr>
                <w:rFonts w:ascii="Arial" w:hAnsi="Arial" w:eastAsia="Arial" w:cs="Arial"/>
              </w:rPr>
            </w:pPr>
          </w:p>
        </w:tc>
        <w:tc>
          <w:tcPr>
            <w:tcW w:w="1296" w:type="dxa"/>
            <w:shd w:val="clear" w:color="auto" w:fill="auto"/>
            <w:tcMar/>
          </w:tcPr>
          <w:p w:rsidRPr="00664495" w:rsidR="00161A9B" w:rsidP="238D70B0" w:rsidRDefault="00161A9B" w14:paraId="78070F70" w14:textId="77777777">
            <w:pPr>
              <w:spacing w:after="0"/>
              <w:jc w:val="center"/>
              <w:rPr>
                <w:rFonts w:ascii="Arial" w:hAnsi="Arial" w:eastAsia="Arial" w:cs="Arial"/>
              </w:rPr>
            </w:pPr>
          </w:p>
        </w:tc>
        <w:tc>
          <w:tcPr>
            <w:tcW w:w="1296" w:type="dxa"/>
            <w:shd w:val="clear" w:color="auto" w:fill="auto"/>
            <w:tcMar/>
          </w:tcPr>
          <w:p w:rsidRPr="00664495" w:rsidR="00161A9B" w:rsidP="238D70B0" w:rsidRDefault="00161A9B" w14:paraId="41E84542" w14:textId="77777777">
            <w:pPr>
              <w:spacing w:after="0"/>
              <w:jc w:val="center"/>
              <w:rPr>
                <w:rFonts w:ascii="Arial" w:hAnsi="Arial" w:eastAsia="Arial" w:cs="Arial"/>
              </w:rPr>
            </w:pPr>
          </w:p>
        </w:tc>
        <w:tc>
          <w:tcPr>
            <w:tcW w:w="1296" w:type="dxa"/>
            <w:shd w:val="clear" w:color="auto" w:fill="auto"/>
            <w:tcMar/>
          </w:tcPr>
          <w:p w:rsidRPr="00664495" w:rsidR="00161A9B" w:rsidP="238D70B0" w:rsidRDefault="00161A9B" w14:paraId="06B5BB57" w14:textId="77777777">
            <w:pPr>
              <w:spacing w:after="0"/>
              <w:jc w:val="center"/>
              <w:rPr>
                <w:rFonts w:ascii="Arial" w:hAnsi="Arial" w:eastAsia="Arial" w:cs="Arial"/>
              </w:rPr>
            </w:pPr>
          </w:p>
        </w:tc>
      </w:tr>
      <w:tr w:rsidRPr="00664495" w:rsidR="00161A9B" w:rsidTr="238D70B0" w14:paraId="0431CA6F" w14:textId="77777777">
        <w:trPr>
          <w:jc w:val="center"/>
        </w:trPr>
        <w:tc>
          <w:tcPr>
            <w:tcW w:w="1458" w:type="dxa"/>
            <w:shd w:val="clear" w:color="auto" w:fill="auto"/>
            <w:tcMar/>
          </w:tcPr>
          <w:p w:rsidRPr="00664495" w:rsidR="00161A9B" w:rsidP="238D70B0" w:rsidRDefault="00161A9B" w14:paraId="37AFB066" w14:textId="77777777">
            <w:pPr>
              <w:spacing w:after="0"/>
              <w:jc w:val="center"/>
              <w:rPr>
                <w:rFonts w:ascii="Arial" w:hAnsi="Arial" w:eastAsia="Arial" w:cs="Arial"/>
                <w:b w:val="1"/>
                <w:bCs w:val="1"/>
              </w:rPr>
            </w:pPr>
            <w:r w:rsidRPr="238D70B0" w:rsidR="643D57BF">
              <w:rPr>
                <w:rFonts w:ascii="Arial" w:hAnsi="Arial" w:eastAsia="Arial" w:cs="Arial"/>
                <w:b w:val="1"/>
                <w:bCs w:val="1"/>
              </w:rPr>
              <w:t>40</w:t>
            </w:r>
          </w:p>
        </w:tc>
        <w:tc>
          <w:tcPr>
            <w:tcW w:w="1296" w:type="dxa"/>
            <w:shd w:val="clear" w:color="auto" w:fill="auto"/>
            <w:tcMar/>
          </w:tcPr>
          <w:p w:rsidRPr="00664495" w:rsidR="00161A9B" w:rsidP="238D70B0" w:rsidRDefault="00161A9B" w14:paraId="6A0F18F6" w14:textId="77777777">
            <w:pPr>
              <w:spacing w:after="0"/>
              <w:jc w:val="center"/>
              <w:rPr>
                <w:rFonts w:ascii="Arial" w:hAnsi="Arial" w:eastAsia="Arial" w:cs="Arial"/>
              </w:rPr>
            </w:pPr>
          </w:p>
        </w:tc>
        <w:tc>
          <w:tcPr>
            <w:tcW w:w="1296" w:type="dxa"/>
            <w:shd w:val="clear" w:color="auto" w:fill="auto"/>
            <w:tcMar/>
          </w:tcPr>
          <w:p w:rsidRPr="00664495" w:rsidR="00161A9B" w:rsidP="238D70B0" w:rsidRDefault="00161A9B" w14:paraId="603D8263" w14:textId="77777777">
            <w:pPr>
              <w:spacing w:after="0"/>
              <w:jc w:val="center"/>
              <w:rPr>
                <w:rFonts w:ascii="Arial" w:hAnsi="Arial" w:eastAsia="Arial" w:cs="Arial"/>
              </w:rPr>
            </w:pPr>
          </w:p>
        </w:tc>
        <w:tc>
          <w:tcPr>
            <w:tcW w:w="1296" w:type="dxa"/>
            <w:shd w:val="clear" w:color="auto" w:fill="auto"/>
            <w:tcMar/>
          </w:tcPr>
          <w:p w:rsidRPr="00664495" w:rsidR="00161A9B" w:rsidP="238D70B0" w:rsidRDefault="00161A9B" w14:paraId="32BFF4D2" w14:textId="77777777">
            <w:pPr>
              <w:spacing w:after="0"/>
              <w:jc w:val="center"/>
              <w:rPr>
                <w:rFonts w:ascii="Arial" w:hAnsi="Arial" w:eastAsia="Arial" w:cs="Arial"/>
              </w:rPr>
            </w:pPr>
          </w:p>
        </w:tc>
        <w:tc>
          <w:tcPr>
            <w:tcW w:w="1296" w:type="dxa"/>
            <w:shd w:val="clear" w:color="auto" w:fill="auto"/>
            <w:tcMar/>
          </w:tcPr>
          <w:p w:rsidRPr="00664495" w:rsidR="00161A9B" w:rsidP="238D70B0" w:rsidRDefault="00161A9B" w14:paraId="091FE280" w14:textId="77777777">
            <w:pPr>
              <w:spacing w:after="0"/>
              <w:jc w:val="center"/>
              <w:rPr>
                <w:rFonts w:ascii="Arial" w:hAnsi="Arial" w:eastAsia="Arial" w:cs="Arial"/>
              </w:rPr>
            </w:pPr>
          </w:p>
        </w:tc>
        <w:tc>
          <w:tcPr>
            <w:tcW w:w="1296" w:type="dxa"/>
            <w:shd w:val="clear" w:color="auto" w:fill="auto"/>
            <w:tcMar/>
          </w:tcPr>
          <w:p w:rsidRPr="00664495" w:rsidR="00161A9B" w:rsidP="238D70B0" w:rsidRDefault="00161A9B" w14:paraId="2741038C" w14:textId="77777777">
            <w:pPr>
              <w:spacing w:after="0"/>
              <w:jc w:val="center"/>
              <w:rPr>
                <w:rFonts w:ascii="Arial" w:hAnsi="Arial" w:eastAsia="Arial" w:cs="Arial"/>
              </w:rPr>
            </w:pPr>
          </w:p>
        </w:tc>
      </w:tr>
      <w:tr w:rsidRPr="00664495" w:rsidR="00161A9B" w:rsidTr="238D70B0" w14:paraId="6F14D64E" w14:textId="77777777">
        <w:trPr>
          <w:jc w:val="center"/>
        </w:trPr>
        <w:tc>
          <w:tcPr>
            <w:tcW w:w="1458" w:type="dxa"/>
            <w:shd w:val="clear" w:color="auto" w:fill="auto"/>
            <w:tcMar/>
          </w:tcPr>
          <w:p w:rsidRPr="00664495" w:rsidR="00161A9B" w:rsidP="238D70B0" w:rsidRDefault="00161A9B" w14:paraId="052FBD20" w14:textId="77777777">
            <w:pPr>
              <w:spacing w:after="0"/>
              <w:jc w:val="center"/>
              <w:rPr>
                <w:rFonts w:ascii="Arial" w:hAnsi="Arial" w:eastAsia="Arial" w:cs="Arial"/>
                <w:b w:val="1"/>
                <w:bCs w:val="1"/>
              </w:rPr>
            </w:pPr>
            <w:r w:rsidRPr="238D70B0" w:rsidR="643D57BF">
              <w:rPr>
                <w:rFonts w:ascii="Arial" w:hAnsi="Arial" w:eastAsia="Arial" w:cs="Arial"/>
                <w:b w:val="1"/>
                <w:bCs w:val="1"/>
              </w:rPr>
              <w:t>50</w:t>
            </w:r>
          </w:p>
        </w:tc>
        <w:tc>
          <w:tcPr>
            <w:tcW w:w="1296" w:type="dxa"/>
            <w:shd w:val="clear" w:color="auto" w:fill="auto"/>
            <w:tcMar/>
          </w:tcPr>
          <w:p w:rsidRPr="00664495" w:rsidR="00161A9B" w:rsidP="238D70B0" w:rsidRDefault="00161A9B" w14:paraId="13771BF7" w14:textId="77777777">
            <w:pPr>
              <w:spacing w:after="0"/>
              <w:jc w:val="center"/>
              <w:rPr>
                <w:rFonts w:ascii="Arial" w:hAnsi="Arial" w:eastAsia="Arial" w:cs="Arial"/>
              </w:rPr>
            </w:pPr>
          </w:p>
        </w:tc>
        <w:tc>
          <w:tcPr>
            <w:tcW w:w="1296" w:type="dxa"/>
            <w:shd w:val="clear" w:color="auto" w:fill="auto"/>
            <w:tcMar/>
          </w:tcPr>
          <w:p w:rsidRPr="00664495" w:rsidR="00161A9B" w:rsidP="238D70B0" w:rsidRDefault="00161A9B" w14:paraId="5B789411" w14:textId="77777777">
            <w:pPr>
              <w:spacing w:after="0"/>
              <w:jc w:val="center"/>
              <w:rPr>
                <w:rFonts w:ascii="Arial" w:hAnsi="Arial" w:eastAsia="Arial" w:cs="Arial"/>
              </w:rPr>
            </w:pPr>
          </w:p>
        </w:tc>
        <w:tc>
          <w:tcPr>
            <w:tcW w:w="1296" w:type="dxa"/>
            <w:shd w:val="clear" w:color="auto" w:fill="auto"/>
            <w:tcMar/>
          </w:tcPr>
          <w:p w:rsidRPr="00664495" w:rsidR="00161A9B" w:rsidP="238D70B0" w:rsidRDefault="00161A9B" w14:paraId="3BD53900" w14:textId="77777777">
            <w:pPr>
              <w:spacing w:after="0"/>
              <w:jc w:val="center"/>
              <w:rPr>
                <w:rFonts w:ascii="Arial" w:hAnsi="Arial" w:eastAsia="Arial" w:cs="Arial"/>
              </w:rPr>
            </w:pPr>
          </w:p>
        </w:tc>
        <w:tc>
          <w:tcPr>
            <w:tcW w:w="1296" w:type="dxa"/>
            <w:shd w:val="clear" w:color="auto" w:fill="auto"/>
            <w:tcMar/>
          </w:tcPr>
          <w:p w:rsidRPr="00664495" w:rsidR="00161A9B" w:rsidP="238D70B0" w:rsidRDefault="00161A9B" w14:paraId="7DF89342" w14:textId="77777777">
            <w:pPr>
              <w:spacing w:after="0"/>
              <w:jc w:val="center"/>
              <w:rPr>
                <w:rFonts w:ascii="Arial" w:hAnsi="Arial" w:eastAsia="Arial" w:cs="Arial"/>
              </w:rPr>
            </w:pPr>
          </w:p>
        </w:tc>
        <w:tc>
          <w:tcPr>
            <w:tcW w:w="1296" w:type="dxa"/>
            <w:shd w:val="clear" w:color="auto" w:fill="auto"/>
            <w:tcMar/>
          </w:tcPr>
          <w:p w:rsidRPr="00664495" w:rsidR="00161A9B" w:rsidP="238D70B0" w:rsidRDefault="00161A9B" w14:paraId="44363826" w14:textId="77777777">
            <w:pPr>
              <w:spacing w:after="0"/>
              <w:jc w:val="center"/>
              <w:rPr>
                <w:rFonts w:ascii="Arial" w:hAnsi="Arial" w:eastAsia="Arial" w:cs="Arial"/>
              </w:rPr>
            </w:pPr>
          </w:p>
        </w:tc>
      </w:tr>
      <w:tr w:rsidRPr="00664495" w:rsidR="00161A9B" w:rsidTr="238D70B0" w14:paraId="778088A0" w14:textId="77777777">
        <w:trPr>
          <w:jc w:val="center"/>
        </w:trPr>
        <w:tc>
          <w:tcPr>
            <w:tcW w:w="1458" w:type="dxa"/>
            <w:shd w:val="clear" w:color="auto" w:fill="auto"/>
            <w:tcMar/>
          </w:tcPr>
          <w:p w:rsidRPr="00664495" w:rsidR="00161A9B" w:rsidP="238D70B0" w:rsidRDefault="00161A9B" w14:paraId="0D6E59A3" w14:textId="77777777">
            <w:pPr>
              <w:spacing w:after="0"/>
              <w:jc w:val="center"/>
              <w:rPr>
                <w:rFonts w:ascii="Arial" w:hAnsi="Arial" w:eastAsia="Arial" w:cs="Arial"/>
                <w:b w:val="1"/>
                <w:bCs w:val="1"/>
              </w:rPr>
            </w:pPr>
            <w:r w:rsidRPr="238D70B0" w:rsidR="643D57BF">
              <w:rPr>
                <w:rFonts w:ascii="Arial" w:hAnsi="Arial" w:eastAsia="Arial" w:cs="Arial"/>
                <w:b w:val="1"/>
                <w:bCs w:val="1"/>
              </w:rPr>
              <w:t>60</w:t>
            </w:r>
          </w:p>
        </w:tc>
        <w:tc>
          <w:tcPr>
            <w:tcW w:w="1296" w:type="dxa"/>
            <w:shd w:val="clear" w:color="auto" w:fill="auto"/>
            <w:tcMar/>
          </w:tcPr>
          <w:p w:rsidRPr="00664495" w:rsidR="00161A9B" w:rsidP="238D70B0" w:rsidRDefault="00161A9B" w14:paraId="5D7179E3" w14:textId="77777777">
            <w:pPr>
              <w:spacing w:after="0"/>
              <w:jc w:val="center"/>
              <w:rPr>
                <w:rFonts w:ascii="Arial" w:hAnsi="Arial" w:eastAsia="Arial" w:cs="Arial"/>
              </w:rPr>
            </w:pPr>
          </w:p>
        </w:tc>
        <w:tc>
          <w:tcPr>
            <w:tcW w:w="1296" w:type="dxa"/>
            <w:shd w:val="clear" w:color="auto" w:fill="auto"/>
            <w:tcMar/>
          </w:tcPr>
          <w:p w:rsidRPr="00664495" w:rsidR="00161A9B" w:rsidP="238D70B0" w:rsidRDefault="00161A9B" w14:paraId="655DD1BA" w14:textId="77777777">
            <w:pPr>
              <w:spacing w:after="0"/>
              <w:jc w:val="center"/>
              <w:rPr>
                <w:rFonts w:ascii="Arial" w:hAnsi="Arial" w:eastAsia="Arial" w:cs="Arial"/>
              </w:rPr>
            </w:pPr>
          </w:p>
        </w:tc>
        <w:tc>
          <w:tcPr>
            <w:tcW w:w="1296" w:type="dxa"/>
            <w:shd w:val="clear" w:color="auto" w:fill="auto"/>
            <w:tcMar/>
          </w:tcPr>
          <w:p w:rsidRPr="00664495" w:rsidR="00161A9B" w:rsidP="238D70B0" w:rsidRDefault="00161A9B" w14:paraId="5B43CBB9" w14:textId="77777777">
            <w:pPr>
              <w:spacing w:after="0"/>
              <w:jc w:val="center"/>
              <w:rPr>
                <w:rFonts w:ascii="Arial" w:hAnsi="Arial" w:eastAsia="Arial" w:cs="Arial"/>
              </w:rPr>
            </w:pPr>
          </w:p>
        </w:tc>
        <w:tc>
          <w:tcPr>
            <w:tcW w:w="1296" w:type="dxa"/>
            <w:shd w:val="clear" w:color="auto" w:fill="auto"/>
            <w:tcMar/>
          </w:tcPr>
          <w:p w:rsidRPr="00664495" w:rsidR="00161A9B" w:rsidP="238D70B0" w:rsidRDefault="00161A9B" w14:paraId="52EB5B69" w14:textId="77777777">
            <w:pPr>
              <w:spacing w:after="0"/>
              <w:jc w:val="center"/>
              <w:rPr>
                <w:rFonts w:ascii="Arial" w:hAnsi="Arial" w:eastAsia="Arial" w:cs="Arial"/>
              </w:rPr>
            </w:pPr>
          </w:p>
        </w:tc>
        <w:tc>
          <w:tcPr>
            <w:tcW w:w="1296" w:type="dxa"/>
            <w:shd w:val="clear" w:color="auto" w:fill="auto"/>
            <w:tcMar/>
          </w:tcPr>
          <w:p w:rsidRPr="00664495" w:rsidR="00161A9B" w:rsidP="238D70B0" w:rsidRDefault="00161A9B" w14:paraId="2A1EB7DE" w14:textId="77777777">
            <w:pPr>
              <w:spacing w:after="0"/>
              <w:jc w:val="center"/>
              <w:rPr>
                <w:rFonts w:ascii="Arial" w:hAnsi="Arial" w:eastAsia="Arial" w:cs="Arial"/>
              </w:rPr>
            </w:pPr>
          </w:p>
        </w:tc>
      </w:tr>
    </w:tbl>
    <w:p w:rsidRPr="00664495" w:rsidR="00161A9B" w:rsidP="238D70B0" w:rsidRDefault="00161A9B" w14:paraId="19065F2F" w14:textId="77777777">
      <w:pPr>
        <w:spacing w:after="0"/>
        <w:rPr>
          <w:rFonts w:ascii="Arial" w:hAnsi="Arial" w:eastAsia="Arial" w:cs="Arial"/>
          <w:b w:val="1"/>
          <w:bCs w:val="1"/>
          <w:sz w:val="28"/>
          <w:szCs w:val="28"/>
        </w:rPr>
      </w:pPr>
    </w:p>
    <w:p w:rsidR="0082106B" w:rsidP="238D70B0" w:rsidRDefault="0082106B" w14:paraId="3F462038" w14:textId="77777777">
      <w:pPr>
        <w:ind w:left="1440"/>
        <w:rPr>
          <w:rFonts w:ascii="Arial" w:hAnsi="Arial" w:eastAsia="Arial" w:cs="Arial"/>
          <w:sz w:val="24"/>
          <w:szCs w:val="24"/>
        </w:rPr>
      </w:pPr>
      <w:r w:rsidRPr="238D70B0">
        <w:rPr>
          <w:rFonts w:ascii="Arial" w:hAnsi="Arial" w:eastAsia="Arial" w:cs="Arial"/>
          <w:sz w:val="24"/>
          <w:szCs w:val="24"/>
        </w:rPr>
        <w:br w:type="column"/>
      </w:r>
    </w:p>
    <w:p w:rsidRPr="00664495" w:rsidR="00C305FB" w:rsidP="238D70B0" w:rsidRDefault="00283A1F" w14:paraId="247E47B2" w14:textId="6B565597">
      <w:pPr>
        <w:ind w:left="720"/>
        <w:rPr>
          <w:rFonts w:ascii="Arial" w:hAnsi="Arial" w:eastAsia="Arial" w:cs="Arial"/>
          <w:b w:val="1"/>
          <w:bCs w:val="1"/>
          <w:sz w:val="24"/>
          <w:szCs w:val="24"/>
        </w:rPr>
      </w:pPr>
      <w:r w:rsidRPr="238D70B0" w:rsidR="1266DC4C">
        <w:rPr>
          <w:rFonts w:ascii="Arial" w:hAnsi="Arial" w:eastAsia="Arial" w:cs="Arial"/>
          <w:b w:val="1"/>
          <w:bCs w:val="1"/>
          <w:sz w:val="24"/>
          <w:szCs w:val="24"/>
        </w:rPr>
        <w:t xml:space="preserve">Table </w:t>
      </w:r>
      <w:r w:rsidRPr="238D70B0" w:rsidR="0B3CFACA">
        <w:rPr>
          <w:rFonts w:ascii="Arial" w:hAnsi="Arial" w:eastAsia="Arial" w:cs="Arial"/>
          <w:b w:val="1"/>
          <w:bCs w:val="1"/>
          <w:sz w:val="24"/>
          <w:szCs w:val="24"/>
        </w:rPr>
        <w:t>5</w:t>
      </w:r>
      <w:r w:rsidRPr="238D70B0" w:rsidR="1266DC4C">
        <w:rPr>
          <w:rFonts w:ascii="Arial" w:hAnsi="Arial" w:eastAsia="Arial" w:cs="Arial"/>
          <w:b w:val="1"/>
          <w:bCs w:val="1"/>
          <w:sz w:val="24"/>
          <w:szCs w:val="24"/>
        </w:rPr>
        <w:t>.11</w:t>
      </w:r>
      <w:r w:rsidRPr="238D70B0" w:rsidR="6D92313B">
        <w:rPr>
          <w:rFonts w:ascii="Arial" w:hAnsi="Arial" w:eastAsia="Arial" w:cs="Arial"/>
          <w:b w:val="1"/>
          <w:bCs w:val="1"/>
          <w:sz w:val="24"/>
          <w:szCs w:val="24"/>
        </w:rPr>
        <w:t xml:space="preserve">:  Temperature </w:t>
      </w:r>
      <w:r w:rsidRPr="238D70B0" w:rsidR="161C8126">
        <w:rPr>
          <w:rFonts w:ascii="Arial" w:hAnsi="Arial" w:eastAsia="Arial" w:cs="Arial"/>
          <w:b w:val="1"/>
          <w:bCs w:val="1"/>
          <w:sz w:val="24"/>
          <w:szCs w:val="24"/>
        </w:rPr>
        <w:t>E</w:t>
      </w:r>
      <w:r w:rsidRPr="238D70B0" w:rsidR="6D92313B">
        <w:rPr>
          <w:rFonts w:ascii="Arial" w:hAnsi="Arial" w:eastAsia="Arial" w:cs="Arial"/>
          <w:b w:val="1"/>
          <w:bCs w:val="1"/>
          <w:sz w:val="24"/>
          <w:szCs w:val="24"/>
        </w:rPr>
        <w:t xml:space="preserve">ffects </w:t>
      </w:r>
      <w:r w:rsidRPr="238D70B0" w:rsidR="0FDDCB4A">
        <w:rPr>
          <w:rFonts w:ascii="Arial" w:hAnsi="Arial" w:eastAsia="Arial" w:cs="Arial"/>
          <w:b w:val="1"/>
          <w:bCs w:val="1"/>
          <w:sz w:val="24"/>
          <w:szCs w:val="24"/>
        </w:rPr>
        <w:t>D</w:t>
      </w:r>
      <w:r w:rsidRPr="238D70B0" w:rsidR="6D92313B">
        <w:rPr>
          <w:rFonts w:ascii="Arial" w:hAnsi="Arial" w:eastAsia="Arial" w:cs="Arial"/>
          <w:b w:val="1"/>
          <w:bCs w:val="1"/>
          <w:sz w:val="24"/>
          <w:szCs w:val="24"/>
        </w:rPr>
        <w:t>ata</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767"/>
        <w:gridCol w:w="1440"/>
        <w:gridCol w:w="1440"/>
        <w:gridCol w:w="1440"/>
        <w:gridCol w:w="1440"/>
      </w:tblGrid>
      <w:tr w:rsidRPr="00664495" w:rsidR="00C305FB" w:rsidTr="238D70B0" w14:paraId="6A4F8F68" w14:textId="77777777">
        <w:trPr>
          <w:jc w:val="center"/>
        </w:trPr>
        <w:tc>
          <w:tcPr>
            <w:tcW w:w="1767" w:type="dxa"/>
            <w:shd w:val="clear" w:color="auto" w:fill="auto"/>
            <w:tcMar/>
          </w:tcPr>
          <w:p w:rsidRPr="00664495" w:rsidR="00C305FB" w:rsidP="238D70B0" w:rsidRDefault="00C305FB" w14:paraId="1B91454B" w14:textId="77777777">
            <w:pPr>
              <w:spacing w:after="0"/>
              <w:jc w:val="center"/>
              <w:rPr>
                <w:rFonts w:ascii="Arial" w:hAnsi="Arial" w:eastAsia="Arial" w:cs="Arial"/>
                <w:b w:val="1"/>
                <w:bCs w:val="1"/>
              </w:rPr>
            </w:pPr>
          </w:p>
          <w:p w:rsidRPr="00664495" w:rsidR="00C305FB" w:rsidP="238D70B0" w:rsidRDefault="00C305FB" w14:paraId="2F1C089E" w14:textId="4803B026">
            <w:pPr>
              <w:spacing w:after="0"/>
              <w:jc w:val="center"/>
              <w:rPr>
                <w:rFonts w:ascii="Arial" w:hAnsi="Arial" w:eastAsia="Arial" w:cs="Arial"/>
                <w:b w:val="1"/>
                <w:bCs w:val="1"/>
              </w:rPr>
            </w:pPr>
            <w:r w:rsidRPr="238D70B0" w:rsidR="6D92313B">
              <w:rPr>
                <w:rFonts w:ascii="Arial" w:hAnsi="Arial" w:eastAsia="Arial" w:cs="Arial"/>
                <w:b w:val="1"/>
                <w:bCs w:val="1"/>
              </w:rPr>
              <w:t xml:space="preserve">Time (in </w:t>
            </w:r>
            <w:r w:rsidRPr="238D70B0" w:rsidR="2AE456A2">
              <w:rPr>
                <w:rFonts w:ascii="Arial" w:hAnsi="Arial" w:eastAsia="Arial" w:cs="Arial"/>
                <w:b w:val="1"/>
                <w:bCs w:val="1"/>
              </w:rPr>
              <w:t>seconds)</w:t>
            </w:r>
          </w:p>
        </w:tc>
        <w:tc>
          <w:tcPr>
            <w:tcW w:w="1440" w:type="dxa"/>
            <w:shd w:val="clear" w:color="auto" w:fill="auto"/>
            <w:tcMar/>
          </w:tcPr>
          <w:p w:rsidRPr="00664495" w:rsidR="00C305FB" w:rsidP="238D70B0" w:rsidRDefault="00C305FB" w14:paraId="61835BFB" w14:textId="77777777">
            <w:pPr>
              <w:spacing w:after="0"/>
              <w:jc w:val="center"/>
              <w:rPr>
                <w:rFonts w:ascii="Arial" w:hAnsi="Arial" w:eastAsia="Arial" w:cs="Arial"/>
                <w:b w:val="1"/>
                <w:bCs w:val="1"/>
              </w:rPr>
            </w:pPr>
            <w:r w:rsidRPr="238D70B0" w:rsidR="6D92313B">
              <w:rPr>
                <w:rFonts w:ascii="Arial" w:hAnsi="Arial" w:eastAsia="Arial" w:cs="Arial"/>
                <w:b w:val="1"/>
                <w:bCs w:val="1"/>
              </w:rPr>
              <w:t>Ice water</w:t>
            </w:r>
          </w:p>
          <w:p w:rsidRPr="00664495" w:rsidR="00C305FB" w:rsidP="238D70B0" w:rsidRDefault="00C305FB" w14:paraId="076C8A13" w14:textId="77777777">
            <w:pPr>
              <w:spacing w:after="0"/>
              <w:jc w:val="center"/>
              <w:rPr>
                <w:rFonts w:ascii="Arial" w:hAnsi="Arial" w:eastAsia="Arial" w:cs="Arial"/>
                <w:b w:val="1"/>
                <w:bCs w:val="1"/>
              </w:rPr>
            </w:pPr>
          </w:p>
          <w:p w:rsidRPr="00664495" w:rsidR="00C305FB" w:rsidP="238D70B0" w:rsidRDefault="00C305FB" w14:paraId="69F99EDE" w14:textId="77777777">
            <w:pPr>
              <w:spacing w:after="0"/>
              <w:jc w:val="center"/>
              <w:rPr>
                <w:rFonts w:ascii="Arial" w:hAnsi="Arial" w:eastAsia="Arial" w:cs="Arial"/>
                <w:b w:val="1"/>
                <w:bCs w:val="1"/>
              </w:rPr>
            </w:pPr>
            <w:r w:rsidRPr="238D70B0" w:rsidR="6D92313B">
              <w:rPr>
                <w:rFonts w:ascii="Arial" w:hAnsi="Arial" w:eastAsia="Arial" w:cs="Arial"/>
                <w:b w:val="1"/>
                <w:bCs w:val="1"/>
              </w:rPr>
              <w:t xml:space="preserve">________ </w:t>
            </w:r>
            <w:r w:rsidRPr="238D70B0" w:rsidR="6D92313B">
              <w:rPr>
                <w:rFonts w:ascii="Arial" w:hAnsi="Arial" w:eastAsia="Arial" w:cs="Arial"/>
                <w:b w:val="1"/>
                <w:bCs w:val="1"/>
                <w:vertAlign w:val="superscript"/>
              </w:rPr>
              <w:t>o</w:t>
            </w:r>
            <w:r w:rsidRPr="238D70B0" w:rsidR="6D92313B">
              <w:rPr>
                <w:rFonts w:ascii="Arial" w:hAnsi="Arial" w:eastAsia="Arial" w:cs="Arial"/>
                <w:b w:val="1"/>
                <w:bCs w:val="1"/>
              </w:rPr>
              <w:t>C</w:t>
            </w:r>
          </w:p>
        </w:tc>
        <w:tc>
          <w:tcPr>
            <w:tcW w:w="1440" w:type="dxa"/>
            <w:shd w:val="clear" w:color="auto" w:fill="auto"/>
            <w:tcMar/>
          </w:tcPr>
          <w:p w:rsidRPr="00664495" w:rsidR="00C305FB" w:rsidP="238D70B0" w:rsidRDefault="00C305FB" w14:paraId="28508BAF" w14:textId="77777777">
            <w:pPr>
              <w:spacing w:after="0"/>
              <w:jc w:val="center"/>
              <w:rPr>
                <w:rFonts w:ascii="Arial" w:hAnsi="Arial" w:eastAsia="Arial" w:cs="Arial"/>
                <w:b w:val="1"/>
                <w:bCs w:val="1"/>
              </w:rPr>
            </w:pPr>
            <w:r w:rsidRPr="238D70B0" w:rsidR="6D92313B">
              <w:rPr>
                <w:rFonts w:ascii="Arial" w:hAnsi="Arial" w:eastAsia="Arial" w:cs="Arial"/>
                <w:b w:val="1"/>
                <w:bCs w:val="1"/>
              </w:rPr>
              <w:t>Room Temp.</w:t>
            </w:r>
          </w:p>
          <w:p w:rsidRPr="00664495" w:rsidR="00C305FB" w:rsidP="238D70B0" w:rsidRDefault="00C305FB" w14:paraId="350B74AB" w14:textId="77777777">
            <w:pPr>
              <w:spacing w:after="0"/>
              <w:jc w:val="center"/>
              <w:rPr>
                <w:rFonts w:ascii="Arial" w:hAnsi="Arial" w:eastAsia="Arial" w:cs="Arial"/>
                <w:b w:val="1"/>
                <w:bCs w:val="1"/>
              </w:rPr>
            </w:pPr>
          </w:p>
          <w:p w:rsidRPr="00664495" w:rsidR="00C305FB" w:rsidP="238D70B0" w:rsidRDefault="00C305FB" w14:paraId="13879186" w14:textId="77777777">
            <w:pPr>
              <w:spacing w:after="0"/>
              <w:jc w:val="center"/>
              <w:rPr>
                <w:rFonts w:ascii="Arial" w:hAnsi="Arial" w:eastAsia="Arial" w:cs="Arial"/>
                <w:b w:val="1"/>
                <w:bCs w:val="1"/>
              </w:rPr>
            </w:pPr>
            <w:r w:rsidRPr="238D70B0" w:rsidR="6D92313B">
              <w:rPr>
                <w:rFonts w:ascii="Arial" w:hAnsi="Arial" w:eastAsia="Arial" w:cs="Arial"/>
                <w:b w:val="1"/>
                <w:bCs w:val="1"/>
              </w:rPr>
              <w:t xml:space="preserve">________ </w:t>
            </w:r>
            <w:r w:rsidRPr="238D70B0" w:rsidR="6D92313B">
              <w:rPr>
                <w:rFonts w:ascii="Arial" w:hAnsi="Arial" w:eastAsia="Arial" w:cs="Arial"/>
                <w:b w:val="1"/>
                <w:bCs w:val="1"/>
                <w:vertAlign w:val="superscript"/>
              </w:rPr>
              <w:t>o</w:t>
            </w:r>
            <w:r w:rsidRPr="238D70B0" w:rsidR="6D92313B">
              <w:rPr>
                <w:rFonts w:ascii="Arial" w:hAnsi="Arial" w:eastAsia="Arial" w:cs="Arial"/>
                <w:b w:val="1"/>
                <w:bCs w:val="1"/>
              </w:rPr>
              <w:t>C</w:t>
            </w:r>
          </w:p>
        </w:tc>
        <w:tc>
          <w:tcPr>
            <w:tcW w:w="1440" w:type="dxa"/>
            <w:shd w:val="clear" w:color="auto" w:fill="auto"/>
            <w:tcMar/>
          </w:tcPr>
          <w:p w:rsidRPr="00664495" w:rsidR="00C305FB" w:rsidP="238D70B0" w:rsidRDefault="00C305FB" w14:paraId="52E68D82" w14:textId="77777777">
            <w:pPr>
              <w:spacing w:after="0"/>
              <w:jc w:val="center"/>
              <w:rPr>
                <w:rFonts w:ascii="Arial" w:hAnsi="Arial" w:eastAsia="Arial" w:cs="Arial"/>
                <w:b w:val="1"/>
                <w:bCs w:val="1"/>
              </w:rPr>
            </w:pPr>
            <w:r w:rsidRPr="238D70B0" w:rsidR="6D92313B">
              <w:rPr>
                <w:rFonts w:ascii="Arial" w:hAnsi="Arial" w:eastAsia="Arial" w:cs="Arial"/>
                <w:b w:val="1"/>
                <w:bCs w:val="1"/>
              </w:rPr>
              <w:t>Body Temp.</w:t>
            </w:r>
          </w:p>
          <w:p w:rsidRPr="00664495" w:rsidR="00C305FB" w:rsidP="238D70B0" w:rsidRDefault="00C305FB" w14:paraId="71CF872B" w14:textId="77777777">
            <w:pPr>
              <w:spacing w:after="0"/>
              <w:jc w:val="center"/>
              <w:rPr>
                <w:rFonts w:ascii="Arial" w:hAnsi="Arial" w:eastAsia="Arial" w:cs="Arial"/>
                <w:b w:val="1"/>
                <w:bCs w:val="1"/>
              </w:rPr>
            </w:pPr>
          </w:p>
          <w:p w:rsidRPr="00664495" w:rsidR="00C305FB" w:rsidP="238D70B0" w:rsidRDefault="00C305FB" w14:paraId="41817FBF" w14:textId="77777777">
            <w:pPr>
              <w:spacing w:after="0"/>
              <w:jc w:val="center"/>
              <w:rPr>
                <w:rFonts w:ascii="Arial" w:hAnsi="Arial" w:eastAsia="Arial" w:cs="Arial"/>
                <w:b w:val="1"/>
                <w:bCs w:val="1"/>
              </w:rPr>
            </w:pPr>
            <w:r w:rsidRPr="238D70B0" w:rsidR="6D92313B">
              <w:rPr>
                <w:rFonts w:ascii="Arial" w:hAnsi="Arial" w:eastAsia="Arial" w:cs="Arial"/>
                <w:b w:val="1"/>
                <w:bCs w:val="1"/>
              </w:rPr>
              <w:t xml:space="preserve">________ </w:t>
            </w:r>
            <w:r w:rsidRPr="238D70B0" w:rsidR="6D92313B">
              <w:rPr>
                <w:rFonts w:ascii="Arial" w:hAnsi="Arial" w:eastAsia="Arial" w:cs="Arial"/>
                <w:b w:val="1"/>
                <w:bCs w:val="1"/>
                <w:vertAlign w:val="superscript"/>
              </w:rPr>
              <w:t>o</w:t>
            </w:r>
            <w:r w:rsidRPr="238D70B0" w:rsidR="6D92313B">
              <w:rPr>
                <w:rFonts w:ascii="Arial" w:hAnsi="Arial" w:eastAsia="Arial" w:cs="Arial"/>
                <w:b w:val="1"/>
                <w:bCs w:val="1"/>
              </w:rPr>
              <w:t>C</w:t>
            </w:r>
          </w:p>
        </w:tc>
        <w:tc>
          <w:tcPr>
            <w:tcW w:w="1440" w:type="dxa"/>
            <w:shd w:val="clear" w:color="auto" w:fill="auto"/>
            <w:tcMar/>
          </w:tcPr>
          <w:p w:rsidRPr="00664495" w:rsidR="00C305FB" w:rsidP="238D70B0" w:rsidRDefault="00C305FB" w14:paraId="200E976F" w14:textId="77777777">
            <w:pPr>
              <w:spacing w:after="0"/>
              <w:jc w:val="center"/>
              <w:rPr>
                <w:rFonts w:ascii="Arial" w:hAnsi="Arial" w:eastAsia="Arial" w:cs="Arial"/>
                <w:b w:val="1"/>
                <w:bCs w:val="1"/>
              </w:rPr>
            </w:pPr>
            <w:r w:rsidRPr="238D70B0" w:rsidR="6D92313B">
              <w:rPr>
                <w:rFonts w:ascii="Arial" w:hAnsi="Arial" w:eastAsia="Arial" w:cs="Arial"/>
                <w:b w:val="1"/>
                <w:bCs w:val="1"/>
              </w:rPr>
              <w:t>Hot/Boiling Temp.</w:t>
            </w:r>
          </w:p>
          <w:p w:rsidRPr="00664495" w:rsidR="00C305FB" w:rsidP="238D70B0" w:rsidRDefault="00C305FB" w14:paraId="6AD43704" w14:textId="77777777">
            <w:pPr>
              <w:spacing w:after="0"/>
              <w:jc w:val="center"/>
              <w:rPr>
                <w:rFonts w:ascii="Arial" w:hAnsi="Arial" w:eastAsia="Arial" w:cs="Arial"/>
                <w:b w:val="1"/>
                <w:bCs w:val="1"/>
              </w:rPr>
            </w:pPr>
            <w:r w:rsidRPr="238D70B0" w:rsidR="6D92313B">
              <w:rPr>
                <w:rFonts w:ascii="Arial" w:hAnsi="Arial" w:eastAsia="Arial" w:cs="Arial"/>
                <w:b w:val="1"/>
                <w:bCs w:val="1"/>
              </w:rPr>
              <w:t xml:space="preserve">________ </w:t>
            </w:r>
            <w:r w:rsidRPr="238D70B0" w:rsidR="6D92313B">
              <w:rPr>
                <w:rFonts w:ascii="Arial" w:hAnsi="Arial" w:eastAsia="Arial" w:cs="Arial"/>
                <w:b w:val="1"/>
                <w:bCs w:val="1"/>
                <w:vertAlign w:val="superscript"/>
              </w:rPr>
              <w:t>o</w:t>
            </w:r>
            <w:r w:rsidRPr="238D70B0" w:rsidR="6D92313B">
              <w:rPr>
                <w:rFonts w:ascii="Arial" w:hAnsi="Arial" w:eastAsia="Arial" w:cs="Arial"/>
                <w:b w:val="1"/>
                <w:bCs w:val="1"/>
              </w:rPr>
              <w:t>C</w:t>
            </w:r>
          </w:p>
        </w:tc>
      </w:tr>
      <w:tr w:rsidRPr="00664495" w:rsidR="00C305FB" w:rsidTr="238D70B0" w14:paraId="7262C4BE" w14:textId="77777777">
        <w:trPr>
          <w:jc w:val="center"/>
        </w:trPr>
        <w:tc>
          <w:tcPr>
            <w:tcW w:w="1767" w:type="dxa"/>
            <w:shd w:val="clear" w:color="auto" w:fill="auto"/>
            <w:tcMar/>
          </w:tcPr>
          <w:p w:rsidRPr="00664495" w:rsidR="00C305FB" w:rsidP="238D70B0" w:rsidRDefault="00C305FB" w14:paraId="093D8BD6" w14:textId="77777777">
            <w:pPr>
              <w:spacing w:after="0"/>
              <w:jc w:val="center"/>
              <w:rPr>
                <w:rFonts w:ascii="Arial" w:hAnsi="Arial" w:eastAsia="Arial" w:cs="Arial"/>
                <w:b w:val="1"/>
                <w:bCs w:val="1"/>
              </w:rPr>
            </w:pPr>
            <w:r w:rsidRPr="238D70B0" w:rsidR="6D92313B">
              <w:rPr>
                <w:rFonts w:ascii="Arial" w:hAnsi="Arial" w:eastAsia="Arial" w:cs="Arial"/>
                <w:b w:val="1"/>
                <w:bCs w:val="1"/>
              </w:rPr>
              <w:t>0</w:t>
            </w:r>
          </w:p>
        </w:tc>
        <w:tc>
          <w:tcPr>
            <w:tcW w:w="1440" w:type="dxa"/>
            <w:shd w:val="clear" w:color="auto" w:fill="auto"/>
            <w:tcMar/>
          </w:tcPr>
          <w:p w:rsidRPr="00664495" w:rsidR="00C305FB" w:rsidP="238D70B0" w:rsidRDefault="00C305FB" w14:paraId="192A384F" w14:textId="77777777">
            <w:pPr>
              <w:spacing w:after="0"/>
              <w:jc w:val="center"/>
              <w:rPr>
                <w:rFonts w:ascii="Arial" w:hAnsi="Arial" w:eastAsia="Arial" w:cs="Arial"/>
              </w:rPr>
            </w:pPr>
          </w:p>
        </w:tc>
        <w:tc>
          <w:tcPr>
            <w:tcW w:w="1440" w:type="dxa"/>
            <w:shd w:val="clear" w:color="auto" w:fill="auto"/>
            <w:tcMar/>
          </w:tcPr>
          <w:p w:rsidRPr="00664495" w:rsidR="00C305FB" w:rsidP="238D70B0" w:rsidRDefault="00C305FB" w14:paraId="03BEDE95" w14:textId="77777777">
            <w:pPr>
              <w:spacing w:after="0"/>
              <w:jc w:val="center"/>
              <w:rPr>
                <w:rFonts w:ascii="Arial" w:hAnsi="Arial" w:eastAsia="Arial" w:cs="Arial"/>
              </w:rPr>
            </w:pPr>
          </w:p>
        </w:tc>
        <w:tc>
          <w:tcPr>
            <w:tcW w:w="1440" w:type="dxa"/>
            <w:shd w:val="clear" w:color="auto" w:fill="auto"/>
            <w:tcMar/>
          </w:tcPr>
          <w:p w:rsidRPr="00664495" w:rsidR="00C305FB" w:rsidP="238D70B0" w:rsidRDefault="00C305FB" w14:paraId="4C6DB03A" w14:textId="77777777">
            <w:pPr>
              <w:spacing w:after="0"/>
              <w:jc w:val="center"/>
              <w:rPr>
                <w:rFonts w:ascii="Arial" w:hAnsi="Arial" w:eastAsia="Arial" w:cs="Arial"/>
              </w:rPr>
            </w:pPr>
          </w:p>
        </w:tc>
        <w:tc>
          <w:tcPr>
            <w:tcW w:w="1440" w:type="dxa"/>
            <w:shd w:val="clear" w:color="auto" w:fill="auto"/>
            <w:tcMar/>
          </w:tcPr>
          <w:p w:rsidRPr="00664495" w:rsidR="00C305FB" w:rsidP="238D70B0" w:rsidRDefault="00C305FB" w14:paraId="270E8075" w14:textId="77777777">
            <w:pPr>
              <w:spacing w:after="0"/>
              <w:jc w:val="center"/>
              <w:rPr>
                <w:rFonts w:ascii="Arial" w:hAnsi="Arial" w:eastAsia="Arial" w:cs="Arial"/>
              </w:rPr>
            </w:pPr>
          </w:p>
        </w:tc>
      </w:tr>
      <w:tr w:rsidRPr="00664495" w:rsidR="00C305FB" w:rsidTr="238D70B0" w14:paraId="04B6FD34" w14:textId="77777777">
        <w:trPr>
          <w:jc w:val="center"/>
        </w:trPr>
        <w:tc>
          <w:tcPr>
            <w:tcW w:w="1767" w:type="dxa"/>
            <w:shd w:val="clear" w:color="auto" w:fill="auto"/>
            <w:tcMar/>
          </w:tcPr>
          <w:p w:rsidRPr="00664495" w:rsidR="00C305FB" w:rsidP="238D70B0" w:rsidRDefault="00C305FB" w14:paraId="5222AEB9" w14:textId="77777777">
            <w:pPr>
              <w:spacing w:after="0"/>
              <w:jc w:val="center"/>
              <w:rPr>
                <w:rFonts w:ascii="Arial" w:hAnsi="Arial" w:eastAsia="Arial" w:cs="Arial"/>
                <w:b w:val="1"/>
                <w:bCs w:val="1"/>
              </w:rPr>
            </w:pPr>
            <w:r w:rsidRPr="238D70B0" w:rsidR="6D92313B">
              <w:rPr>
                <w:rFonts w:ascii="Arial" w:hAnsi="Arial" w:eastAsia="Arial" w:cs="Arial"/>
                <w:b w:val="1"/>
                <w:bCs w:val="1"/>
              </w:rPr>
              <w:t>10</w:t>
            </w:r>
          </w:p>
        </w:tc>
        <w:tc>
          <w:tcPr>
            <w:tcW w:w="1440" w:type="dxa"/>
            <w:shd w:val="clear" w:color="auto" w:fill="auto"/>
            <w:tcMar/>
          </w:tcPr>
          <w:p w:rsidRPr="00664495" w:rsidR="00C305FB" w:rsidP="238D70B0" w:rsidRDefault="00C305FB" w14:paraId="1795D93C" w14:textId="77777777">
            <w:pPr>
              <w:spacing w:after="0"/>
              <w:jc w:val="center"/>
              <w:rPr>
                <w:rFonts w:ascii="Arial" w:hAnsi="Arial" w:eastAsia="Arial" w:cs="Arial"/>
              </w:rPr>
            </w:pPr>
          </w:p>
        </w:tc>
        <w:tc>
          <w:tcPr>
            <w:tcW w:w="1440" w:type="dxa"/>
            <w:shd w:val="clear" w:color="auto" w:fill="auto"/>
            <w:tcMar/>
          </w:tcPr>
          <w:p w:rsidRPr="00664495" w:rsidR="00C305FB" w:rsidP="238D70B0" w:rsidRDefault="00C305FB" w14:paraId="6ABB8718" w14:textId="77777777">
            <w:pPr>
              <w:spacing w:after="0"/>
              <w:jc w:val="center"/>
              <w:rPr>
                <w:rFonts w:ascii="Arial" w:hAnsi="Arial" w:eastAsia="Arial" w:cs="Arial"/>
              </w:rPr>
            </w:pPr>
          </w:p>
        </w:tc>
        <w:tc>
          <w:tcPr>
            <w:tcW w:w="1440" w:type="dxa"/>
            <w:shd w:val="clear" w:color="auto" w:fill="auto"/>
            <w:tcMar/>
          </w:tcPr>
          <w:p w:rsidRPr="00664495" w:rsidR="00C305FB" w:rsidP="238D70B0" w:rsidRDefault="00C305FB" w14:paraId="373A9BAE" w14:textId="77777777">
            <w:pPr>
              <w:spacing w:after="0"/>
              <w:jc w:val="center"/>
              <w:rPr>
                <w:rFonts w:ascii="Arial" w:hAnsi="Arial" w:eastAsia="Arial" w:cs="Arial"/>
              </w:rPr>
            </w:pPr>
          </w:p>
        </w:tc>
        <w:tc>
          <w:tcPr>
            <w:tcW w:w="1440" w:type="dxa"/>
            <w:shd w:val="clear" w:color="auto" w:fill="auto"/>
            <w:tcMar/>
          </w:tcPr>
          <w:p w:rsidRPr="00664495" w:rsidR="00C305FB" w:rsidP="238D70B0" w:rsidRDefault="00C305FB" w14:paraId="5E7334A1" w14:textId="77777777">
            <w:pPr>
              <w:spacing w:after="0"/>
              <w:jc w:val="center"/>
              <w:rPr>
                <w:rFonts w:ascii="Arial" w:hAnsi="Arial" w:eastAsia="Arial" w:cs="Arial"/>
              </w:rPr>
            </w:pPr>
          </w:p>
        </w:tc>
      </w:tr>
      <w:tr w:rsidRPr="00664495" w:rsidR="00C305FB" w:rsidTr="238D70B0" w14:paraId="40A88E4A" w14:textId="77777777">
        <w:trPr>
          <w:jc w:val="center"/>
        </w:trPr>
        <w:tc>
          <w:tcPr>
            <w:tcW w:w="1767" w:type="dxa"/>
            <w:shd w:val="clear" w:color="auto" w:fill="auto"/>
            <w:tcMar/>
          </w:tcPr>
          <w:p w:rsidRPr="00664495" w:rsidR="00C305FB" w:rsidP="238D70B0" w:rsidRDefault="00C305FB" w14:paraId="7B1C58E7" w14:textId="77777777">
            <w:pPr>
              <w:spacing w:after="0"/>
              <w:jc w:val="center"/>
              <w:rPr>
                <w:rFonts w:ascii="Arial" w:hAnsi="Arial" w:eastAsia="Arial" w:cs="Arial"/>
                <w:b w:val="1"/>
                <w:bCs w:val="1"/>
              </w:rPr>
            </w:pPr>
            <w:r w:rsidRPr="238D70B0" w:rsidR="6D92313B">
              <w:rPr>
                <w:rFonts w:ascii="Arial" w:hAnsi="Arial" w:eastAsia="Arial" w:cs="Arial"/>
                <w:b w:val="1"/>
                <w:bCs w:val="1"/>
              </w:rPr>
              <w:t>20</w:t>
            </w:r>
          </w:p>
        </w:tc>
        <w:tc>
          <w:tcPr>
            <w:tcW w:w="1440" w:type="dxa"/>
            <w:shd w:val="clear" w:color="auto" w:fill="auto"/>
            <w:tcMar/>
          </w:tcPr>
          <w:p w:rsidRPr="00664495" w:rsidR="00C305FB" w:rsidP="238D70B0" w:rsidRDefault="00C305FB" w14:paraId="098B8BC9" w14:textId="77777777">
            <w:pPr>
              <w:spacing w:after="0"/>
              <w:jc w:val="center"/>
              <w:rPr>
                <w:rFonts w:ascii="Arial" w:hAnsi="Arial" w:eastAsia="Arial" w:cs="Arial"/>
              </w:rPr>
            </w:pPr>
          </w:p>
        </w:tc>
        <w:tc>
          <w:tcPr>
            <w:tcW w:w="1440" w:type="dxa"/>
            <w:shd w:val="clear" w:color="auto" w:fill="auto"/>
            <w:tcMar/>
          </w:tcPr>
          <w:p w:rsidRPr="00664495" w:rsidR="00C305FB" w:rsidP="238D70B0" w:rsidRDefault="00C305FB" w14:paraId="497E46DB" w14:textId="77777777">
            <w:pPr>
              <w:spacing w:after="0"/>
              <w:jc w:val="center"/>
              <w:rPr>
                <w:rFonts w:ascii="Arial" w:hAnsi="Arial" w:eastAsia="Arial" w:cs="Arial"/>
              </w:rPr>
            </w:pPr>
          </w:p>
        </w:tc>
        <w:tc>
          <w:tcPr>
            <w:tcW w:w="1440" w:type="dxa"/>
            <w:shd w:val="clear" w:color="auto" w:fill="auto"/>
            <w:tcMar/>
          </w:tcPr>
          <w:p w:rsidRPr="00664495" w:rsidR="00C305FB" w:rsidP="238D70B0" w:rsidRDefault="00C305FB" w14:paraId="0C71192D" w14:textId="77777777">
            <w:pPr>
              <w:spacing w:after="0"/>
              <w:jc w:val="center"/>
              <w:rPr>
                <w:rFonts w:ascii="Arial" w:hAnsi="Arial" w:eastAsia="Arial" w:cs="Arial"/>
              </w:rPr>
            </w:pPr>
          </w:p>
        </w:tc>
        <w:tc>
          <w:tcPr>
            <w:tcW w:w="1440" w:type="dxa"/>
            <w:shd w:val="clear" w:color="auto" w:fill="auto"/>
            <w:tcMar/>
          </w:tcPr>
          <w:p w:rsidRPr="00664495" w:rsidR="00C305FB" w:rsidP="238D70B0" w:rsidRDefault="00C305FB" w14:paraId="69DF901D" w14:textId="77777777">
            <w:pPr>
              <w:spacing w:after="0"/>
              <w:jc w:val="center"/>
              <w:rPr>
                <w:rFonts w:ascii="Arial" w:hAnsi="Arial" w:eastAsia="Arial" w:cs="Arial"/>
              </w:rPr>
            </w:pPr>
          </w:p>
        </w:tc>
      </w:tr>
      <w:tr w:rsidRPr="00664495" w:rsidR="00C305FB" w:rsidTr="238D70B0" w14:paraId="13F91C2F" w14:textId="77777777">
        <w:trPr>
          <w:jc w:val="center"/>
        </w:trPr>
        <w:tc>
          <w:tcPr>
            <w:tcW w:w="1767" w:type="dxa"/>
            <w:shd w:val="clear" w:color="auto" w:fill="auto"/>
            <w:tcMar/>
          </w:tcPr>
          <w:p w:rsidRPr="00664495" w:rsidR="00C305FB" w:rsidP="238D70B0" w:rsidRDefault="00C305FB" w14:paraId="1D6779FD" w14:textId="77777777">
            <w:pPr>
              <w:spacing w:after="0"/>
              <w:jc w:val="center"/>
              <w:rPr>
                <w:rFonts w:ascii="Arial" w:hAnsi="Arial" w:eastAsia="Arial" w:cs="Arial"/>
                <w:b w:val="1"/>
                <w:bCs w:val="1"/>
              </w:rPr>
            </w:pPr>
            <w:r w:rsidRPr="238D70B0" w:rsidR="6D92313B">
              <w:rPr>
                <w:rFonts w:ascii="Arial" w:hAnsi="Arial" w:eastAsia="Arial" w:cs="Arial"/>
                <w:b w:val="1"/>
                <w:bCs w:val="1"/>
              </w:rPr>
              <w:t>30</w:t>
            </w:r>
          </w:p>
        </w:tc>
        <w:tc>
          <w:tcPr>
            <w:tcW w:w="1440" w:type="dxa"/>
            <w:shd w:val="clear" w:color="auto" w:fill="auto"/>
            <w:tcMar/>
          </w:tcPr>
          <w:p w:rsidRPr="00664495" w:rsidR="00C305FB" w:rsidP="238D70B0" w:rsidRDefault="00C305FB" w14:paraId="25BF8EDE" w14:textId="77777777">
            <w:pPr>
              <w:spacing w:after="0"/>
              <w:jc w:val="center"/>
              <w:rPr>
                <w:rFonts w:ascii="Arial" w:hAnsi="Arial" w:eastAsia="Arial" w:cs="Arial"/>
              </w:rPr>
            </w:pPr>
          </w:p>
        </w:tc>
        <w:tc>
          <w:tcPr>
            <w:tcW w:w="1440" w:type="dxa"/>
            <w:shd w:val="clear" w:color="auto" w:fill="auto"/>
            <w:tcMar/>
          </w:tcPr>
          <w:p w:rsidRPr="00664495" w:rsidR="00C305FB" w:rsidP="238D70B0" w:rsidRDefault="00C305FB" w14:paraId="40D897B7" w14:textId="77777777">
            <w:pPr>
              <w:spacing w:after="0"/>
              <w:jc w:val="center"/>
              <w:rPr>
                <w:rFonts w:ascii="Arial" w:hAnsi="Arial" w:eastAsia="Arial" w:cs="Arial"/>
              </w:rPr>
            </w:pPr>
          </w:p>
        </w:tc>
        <w:tc>
          <w:tcPr>
            <w:tcW w:w="1440" w:type="dxa"/>
            <w:shd w:val="clear" w:color="auto" w:fill="auto"/>
            <w:tcMar/>
          </w:tcPr>
          <w:p w:rsidRPr="00664495" w:rsidR="00C305FB" w:rsidP="238D70B0" w:rsidRDefault="00C305FB" w14:paraId="504122BE" w14:textId="77777777">
            <w:pPr>
              <w:spacing w:after="0"/>
              <w:jc w:val="center"/>
              <w:rPr>
                <w:rFonts w:ascii="Arial" w:hAnsi="Arial" w:eastAsia="Arial" w:cs="Arial"/>
              </w:rPr>
            </w:pPr>
          </w:p>
        </w:tc>
        <w:tc>
          <w:tcPr>
            <w:tcW w:w="1440" w:type="dxa"/>
            <w:shd w:val="clear" w:color="auto" w:fill="auto"/>
            <w:tcMar/>
          </w:tcPr>
          <w:p w:rsidRPr="00664495" w:rsidR="00C305FB" w:rsidP="238D70B0" w:rsidRDefault="00C305FB" w14:paraId="6DDEB600" w14:textId="77777777">
            <w:pPr>
              <w:spacing w:after="0"/>
              <w:jc w:val="center"/>
              <w:rPr>
                <w:rFonts w:ascii="Arial" w:hAnsi="Arial" w:eastAsia="Arial" w:cs="Arial"/>
              </w:rPr>
            </w:pPr>
          </w:p>
        </w:tc>
      </w:tr>
      <w:tr w:rsidRPr="00664495" w:rsidR="00C305FB" w:rsidTr="238D70B0" w14:paraId="2D84F728" w14:textId="77777777">
        <w:trPr>
          <w:jc w:val="center"/>
        </w:trPr>
        <w:tc>
          <w:tcPr>
            <w:tcW w:w="1767" w:type="dxa"/>
            <w:shd w:val="clear" w:color="auto" w:fill="auto"/>
            <w:tcMar/>
          </w:tcPr>
          <w:p w:rsidRPr="00664495" w:rsidR="00C305FB" w:rsidP="238D70B0" w:rsidRDefault="00C305FB" w14:paraId="56BAE60E" w14:textId="77777777">
            <w:pPr>
              <w:spacing w:after="0"/>
              <w:jc w:val="center"/>
              <w:rPr>
                <w:rFonts w:ascii="Arial" w:hAnsi="Arial" w:eastAsia="Arial" w:cs="Arial"/>
                <w:b w:val="1"/>
                <w:bCs w:val="1"/>
              </w:rPr>
            </w:pPr>
            <w:r w:rsidRPr="238D70B0" w:rsidR="6D92313B">
              <w:rPr>
                <w:rFonts w:ascii="Arial" w:hAnsi="Arial" w:eastAsia="Arial" w:cs="Arial"/>
                <w:b w:val="1"/>
                <w:bCs w:val="1"/>
              </w:rPr>
              <w:t>40</w:t>
            </w:r>
          </w:p>
        </w:tc>
        <w:tc>
          <w:tcPr>
            <w:tcW w:w="1440" w:type="dxa"/>
            <w:shd w:val="clear" w:color="auto" w:fill="auto"/>
            <w:tcMar/>
          </w:tcPr>
          <w:p w:rsidRPr="00664495" w:rsidR="00C305FB" w:rsidP="238D70B0" w:rsidRDefault="00C305FB" w14:paraId="5B187CA7" w14:textId="77777777">
            <w:pPr>
              <w:spacing w:after="0"/>
              <w:jc w:val="center"/>
              <w:rPr>
                <w:rFonts w:ascii="Arial" w:hAnsi="Arial" w:eastAsia="Arial" w:cs="Arial"/>
              </w:rPr>
            </w:pPr>
          </w:p>
        </w:tc>
        <w:tc>
          <w:tcPr>
            <w:tcW w:w="1440" w:type="dxa"/>
            <w:shd w:val="clear" w:color="auto" w:fill="auto"/>
            <w:tcMar/>
          </w:tcPr>
          <w:p w:rsidRPr="00664495" w:rsidR="00C305FB" w:rsidP="238D70B0" w:rsidRDefault="00C305FB" w14:paraId="5572FD24" w14:textId="77777777">
            <w:pPr>
              <w:spacing w:after="0"/>
              <w:jc w:val="center"/>
              <w:rPr>
                <w:rFonts w:ascii="Arial" w:hAnsi="Arial" w:eastAsia="Arial" w:cs="Arial"/>
              </w:rPr>
            </w:pPr>
          </w:p>
        </w:tc>
        <w:tc>
          <w:tcPr>
            <w:tcW w:w="1440" w:type="dxa"/>
            <w:shd w:val="clear" w:color="auto" w:fill="auto"/>
            <w:tcMar/>
          </w:tcPr>
          <w:p w:rsidRPr="00664495" w:rsidR="00C305FB" w:rsidP="238D70B0" w:rsidRDefault="00C305FB" w14:paraId="37662C30" w14:textId="77777777">
            <w:pPr>
              <w:spacing w:after="0"/>
              <w:jc w:val="center"/>
              <w:rPr>
                <w:rFonts w:ascii="Arial" w:hAnsi="Arial" w:eastAsia="Arial" w:cs="Arial"/>
              </w:rPr>
            </w:pPr>
          </w:p>
        </w:tc>
        <w:tc>
          <w:tcPr>
            <w:tcW w:w="1440" w:type="dxa"/>
            <w:shd w:val="clear" w:color="auto" w:fill="auto"/>
            <w:tcMar/>
          </w:tcPr>
          <w:p w:rsidRPr="00664495" w:rsidR="00C305FB" w:rsidP="238D70B0" w:rsidRDefault="00C305FB" w14:paraId="65BA0CAB" w14:textId="77777777">
            <w:pPr>
              <w:spacing w:after="0"/>
              <w:jc w:val="center"/>
              <w:rPr>
                <w:rFonts w:ascii="Arial" w:hAnsi="Arial" w:eastAsia="Arial" w:cs="Arial"/>
              </w:rPr>
            </w:pPr>
          </w:p>
        </w:tc>
      </w:tr>
      <w:tr w:rsidRPr="00664495" w:rsidR="00C305FB" w:rsidTr="238D70B0" w14:paraId="395A51C5" w14:textId="77777777">
        <w:trPr>
          <w:jc w:val="center"/>
        </w:trPr>
        <w:tc>
          <w:tcPr>
            <w:tcW w:w="1767" w:type="dxa"/>
            <w:shd w:val="clear" w:color="auto" w:fill="auto"/>
            <w:tcMar/>
          </w:tcPr>
          <w:p w:rsidRPr="00664495" w:rsidR="00C305FB" w:rsidP="238D70B0" w:rsidRDefault="00C305FB" w14:paraId="610A76BF" w14:textId="77777777">
            <w:pPr>
              <w:spacing w:after="0"/>
              <w:jc w:val="center"/>
              <w:rPr>
                <w:rFonts w:ascii="Arial" w:hAnsi="Arial" w:eastAsia="Arial" w:cs="Arial"/>
                <w:b w:val="1"/>
                <w:bCs w:val="1"/>
              </w:rPr>
            </w:pPr>
            <w:r w:rsidRPr="238D70B0" w:rsidR="6D92313B">
              <w:rPr>
                <w:rFonts w:ascii="Arial" w:hAnsi="Arial" w:eastAsia="Arial" w:cs="Arial"/>
                <w:b w:val="1"/>
                <w:bCs w:val="1"/>
              </w:rPr>
              <w:t>50</w:t>
            </w:r>
          </w:p>
        </w:tc>
        <w:tc>
          <w:tcPr>
            <w:tcW w:w="1440" w:type="dxa"/>
            <w:shd w:val="clear" w:color="auto" w:fill="auto"/>
            <w:tcMar/>
          </w:tcPr>
          <w:p w:rsidRPr="00664495" w:rsidR="00C305FB" w:rsidP="238D70B0" w:rsidRDefault="00C305FB" w14:paraId="697A6695" w14:textId="77777777">
            <w:pPr>
              <w:spacing w:after="0"/>
              <w:jc w:val="center"/>
              <w:rPr>
                <w:rFonts w:ascii="Arial" w:hAnsi="Arial" w:eastAsia="Arial" w:cs="Arial"/>
              </w:rPr>
            </w:pPr>
          </w:p>
        </w:tc>
        <w:tc>
          <w:tcPr>
            <w:tcW w:w="1440" w:type="dxa"/>
            <w:shd w:val="clear" w:color="auto" w:fill="auto"/>
            <w:tcMar/>
          </w:tcPr>
          <w:p w:rsidRPr="00664495" w:rsidR="00C305FB" w:rsidP="238D70B0" w:rsidRDefault="00C305FB" w14:paraId="17BE633C" w14:textId="77777777">
            <w:pPr>
              <w:spacing w:after="0"/>
              <w:jc w:val="center"/>
              <w:rPr>
                <w:rFonts w:ascii="Arial" w:hAnsi="Arial" w:eastAsia="Arial" w:cs="Arial"/>
              </w:rPr>
            </w:pPr>
          </w:p>
        </w:tc>
        <w:tc>
          <w:tcPr>
            <w:tcW w:w="1440" w:type="dxa"/>
            <w:shd w:val="clear" w:color="auto" w:fill="auto"/>
            <w:tcMar/>
          </w:tcPr>
          <w:p w:rsidRPr="00664495" w:rsidR="00C305FB" w:rsidP="238D70B0" w:rsidRDefault="00C305FB" w14:paraId="7DF1A6FF" w14:textId="77777777">
            <w:pPr>
              <w:spacing w:after="0"/>
              <w:jc w:val="center"/>
              <w:rPr>
                <w:rFonts w:ascii="Arial" w:hAnsi="Arial" w:eastAsia="Arial" w:cs="Arial"/>
              </w:rPr>
            </w:pPr>
          </w:p>
        </w:tc>
        <w:tc>
          <w:tcPr>
            <w:tcW w:w="1440" w:type="dxa"/>
            <w:shd w:val="clear" w:color="auto" w:fill="auto"/>
            <w:tcMar/>
          </w:tcPr>
          <w:p w:rsidRPr="00664495" w:rsidR="00C305FB" w:rsidP="238D70B0" w:rsidRDefault="00C305FB" w14:paraId="3AA0794D" w14:textId="77777777">
            <w:pPr>
              <w:spacing w:after="0"/>
              <w:jc w:val="center"/>
              <w:rPr>
                <w:rFonts w:ascii="Arial" w:hAnsi="Arial" w:eastAsia="Arial" w:cs="Arial"/>
              </w:rPr>
            </w:pPr>
          </w:p>
        </w:tc>
      </w:tr>
      <w:tr w:rsidRPr="00664495" w:rsidR="00C305FB" w:rsidTr="238D70B0" w14:paraId="6040260A" w14:textId="77777777">
        <w:trPr>
          <w:jc w:val="center"/>
        </w:trPr>
        <w:tc>
          <w:tcPr>
            <w:tcW w:w="1767" w:type="dxa"/>
            <w:shd w:val="clear" w:color="auto" w:fill="auto"/>
            <w:tcMar/>
          </w:tcPr>
          <w:p w:rsidRPr="00664495" w:rsidR="00C305FB" w:rsidP="238D70B0" w:rsidRDefault="00C305FB" w14:paraId="58FFC164" w14:textId="77777777">
            <w:pPr>
              <w:spacing w:after="0"/>
              <w:jc w:val="center"/>
              <w:rPr>
                <w:rFonts w:ascii="Arial" w:hAnsi="Arial" w:eastAsia="Arial" w:cs="Arial"/>
                <w:b w:val="1"/>
                <w:bCs w:val="1"/>
              </w:rPr>
            </w:pPr>
            <w:r w:rsidRPr="238D70B0" w:rsidR="6D92313B">
              <w:rPr>
                <w:rFonts w:ascii="Arial" w:hAnsi="Arial" w:eastAsia="Arial" w:cs="Arial"/>
                <w:b w:val="1"/>
                <w:bCs w:val="1"/>
              </w:rPr>
              <w:t>60</w:t>
            </w:r>
          </w:p>
        </w:tc>
        <w:tc>
          <w:tcPr>
            <w:tcW w:w="1440" w:type="dxa"/>
            <w:shd w:val="clear" w:color="auto" w:fill="auto"/>
            <w:tcMar/>
          </w:tcPr>
          <w:p w:rsidRPr="00664495" w:rsidR="00C305FB" w:rsidP="238D70B0" w:rsidRDefault="00C305FB" w14:paraId="66AAF676" w14:textId="77777777">
            <w:pPr>
              <w:spacing w:after="0"/>
              <w:jc w:val="center"/>
              <w:rPr>
                <w:rFonts w:ascii="Arial" w:hAnsi="Arial" w:eastAsia="Arial" w:cs="Arial"/>
              </w:rPr>
            </w:pPr>
          </w:p>
        </w:tc>
        <w:tc>
          <w:tcPr>
            <w:tcW w:w="1440" w:type="dxa"/>
            <w:shd w:val="clear" w:color="auto" w:fill="auto"/>
            <w:tcMar/>
          </w:tcPr>
          <w:p w:rsidRPr="00664495" w:rsidR="00C305FB" w:rsidP="238D70B0" w:rsidRDefault="00C305FB" w14:paraId="47BE049A" w14:textId="77777777">
            <w:pPr>
              <w:spacing w:after="0"/>
              <w:jc w:val="center"/>
              <w:rPr>
                <w:rFonts w:ascii="Arial" w:hAnsi="Arial" w:eastAsia="Arial" w:cs="Arial"/>
              </w:rPr>
            </w:pPr>
          </w:p>
        </w:tc>
        <w:tc>
          <w:tcPr>
            <w:tcW w:w="1440" w:type="dxa"/>
            <w:shd w:val="clear" w:color="auto" w:fill="auto"/>
            <w:tcMar/>
          </w:tcPr>
          <w:p w:rsidRPr="00664495" w:rsidR="00C305FB" w:rsidP="238D70B0" w:rsidRDefault="00C305FB" w14:paraId="5FC36BD3" w14:textId="77777777">
            <w:pPr>
              <w:spacing w:after="0"/>
              <w:jc w:val="center"/>
              <w:rPr>
                <w:rFonts w:ascii="Arial" w:hAnsi="Arial" w:eastAsia="Arial" w:cs="Arial"/>
              </w:rPr>
            </w:pPr>
          </w:p>
        </w:tc>
        <w:tc>
          <w:tcPr>
            <w:tcW w:w="1440" w:type="dxa"/>
            <w:shd w:val="clear" w:color="auto" w:fill="auto"/>
            <w:tcMar/>
          </w:tcPr>
          <w:p w:rsidRPr="00664495" w:rsidR="00C305FB" w:rsidP="238D70B0" w:rsidRDefault="00C305FB" w14:paraId="670C5C5C" w14:textId="77777777">
            <w:pPr>
              <w:spacing w:after="0"/>
              <w:jc w:val="center"/>
              <w:rPr>
                <w:rFonts w:ascii="Arial" w:hAnsi="Arial" w:eastAsia="Arial" w:cs="Arial"/>
              </w:rPr>
            </w:pPr>
          </w:p>
        </w:tc>
      </w:tr>
    </w:tbl>
    <w:p w:rsidRPr="00664495" w:rsidR="00C305FB" w:rsidP="238D70B0" w:rsidRDefault="00C305FB" w14:paraId="180027B3" w14:textId="77777777">
      <w:pPr>
        <w:spacing w:after="0"/>
        <w:rPr>
          <w:rFonts w:ascii="Arial" w:hAnsi="Arial" w:eastAsia="Arial" w:cs="Arial"/>
        </w:rPr>
      </w:pPr>
    </w:p>
    <w:p w:rsidRPr="00664495" w:rsidR="00C305FB" w:rsidP="238D70B0" w:rsidRDefault="00283A1F" w14:paraId="58FFBE3D" w14:textId="2BD07EA0">
      <w:pPr>
        <w:ind w:left="1440"/>
        <w:rPr>
          <w:rFonts w:ascii="Arial" w:hAnsi="Arial" w:eastAsia="Arial" w:cs="Arial"/>
          <w:b w:val="1"/>
          <w:bCs w:val="1"/>
          <w:sz w:val="24"/>
          <w:szCs w:val="24"/>
        </w:rPr>
      </w:pPr>
      <w:r w:rsidRPr="238D70B0" w:rsidR="1266DC4C">
        <w:rPr>
          <w:rFonts w:ascii="Arial" w:hAnsi="Arial" w:eastAsia="Arial" w:cs="Arial"/>
          <w:b w:val="1"/>
          <w:bCs w:val="1"/>
          <w:sz w:val="24"/>
          <w:szCs w:val="24"/>
        </w:rPr>
        <w:t xml:space="preserve">Table </w:t>
      </w:r>
      <w:r w:rsidRPr="238D70B0" w:rsidR="1E098775">
        <w:rPr>
          <w:rFonts w:ascii="Arial" w:hAnsi="Arial" w:eastAsia="Arial" w:cs="Arial"/>
          <w:b w:val="1"/>
          <w:bCs w:val="1"/>
          <w:sz w:val="24"/>
          <w:szCs w:val="24"/>
        </w:rPr>
        <w:t>5</w:t>
      </w:r>
      <w:r w:rsidRPr="238D70B0" w:rsidR="1266DC4C">
        <w:rPr>
          <w:rFonts w:ascii="Arial" w:hAnsi="Arial" w:eastAsia="Arial" w:cs="Arial"/>
          <w:b w:val="1"/>
          <w:bCs w:val="1"/>
          <w:sz w:val="24"/>
          <w:szCs w:val="24"/>
        </w:rPr>
        <w:t>.12</w:t>
      </w:r>
      <w:r w:rsidRPr="238D70B0" w:rsidR="6D92313B">
        <w:rPr>
          <w:rFonts w:ascii="Arial" w:hAnsi="Arial" w:eastAsia="Arial" w:cs="Arial"/>
          <w:b w:val="1"/>
          <w:bCs w:val="1"/>
          <w:sz w:val="24"/>
          <w:szCs w:val="24"/>
        </w:rPr>
        <w:t xml:space="preserve">:  Inhibitor </w:t>
      </w:r>
      <w:r w:rsidRPr="238D70B0" w:rsidR="1E793DE7">
        <w:rPr>
          <w:rFonts w:ascii="Arial" w:hAnsi="Arial" w:eastAsia="Arial" w:cs="Arial"/>
          <w:b w:val="1"/>
          <w:bCs w:val="1"/>
          <w:sz w:val="24"/>
          <w:szCs w:val="24"/>
        </w:rPr>
        <w:t>E</w:t>
      </w:r>
      <w:r w:rsidRPr="238D70B0" w:rsidR="6D92313B">
        <w:rPr>
          <w:rFonts w:ascii="Arial" w:hAnsi="Arial" w:eastAsia="Arial" w:cs="Arial"/>
          <w:b w:val="1"/>
          <w:bCs w:val="1"/>
          <w:sz w:val="24"/>
          <w:szCs w:val="24"/>
        </w:rPr>
        <w:t xml:space="preserve">xperiment </w:t>
      </w:r>
      <w:r w:rsidRPr="238D70B0" w:rsidR="22E0BD11">
        <w:rPr>
          <w:rFonts w:ascii="Arial" w:hAnsi="Arial" w:eastAsia="Arial" w:cs="Arial"/>
          <w:b w:val="1"/>
          <w:bCs w:val="1"/>
          <w:sz w:val="24"/>
          <w:szCs w:val="24"/>
        </w:rPr>
        <w:t>D</w:t>
      </w:r>
      <w:r w:rsidRPr="238D70B0" w:rsidR="6D92313B">
        <w:rPr>
          <w:rFonts w:ascii="Arial" w:hAnsi="Arial" w:eastAsia="Arial" w:cs="Arial"/>
          <w:b w:val="1"/>
          <w:bCs w:val="1"/>
          <w:sz w:val="24"/>
          <w:szCs w:val="24"/>
        </w:rPr>
        <w:t>ata</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767"/>
        <w:gridCol w:w="1716"/>
        <w:gridCol w:w="1716"/>
      </w:tblGrid>
      <w:tr w:rsidRPr="00664495" w:rsidR="00C305FB" w:rsidTr="238D70B0" w14:paraId="18EE24BF" w14:textId="77777777">
        <w:trPr>
          <w:jc w:val="center"/>
        </w:trPr>
        <w:tc>
          <w:tcPr>
            <w:tcW w:w="1767" w:type="dxa"/>
            <w:shd w:val="clear" w:color="auto" w:fill="auto"/>
            <w:tcMar/>
          </w:tcPr>
          <w:p w:rsidRPr="00664495" w:rsidR="00C305FB" w:rsidP="238D70B0" w:rsidRDefault="00C305FB" w14:paraId="66321D8C" w14:textId="2A394129">
            <w:pPr>
              <w:spacing w:after="0"/>
              <w:jc w:val="center"/>
              <w:rPr>
                <w:rFonts w:ascii="Arial" w:hAnsi="Arial" w:eastAsia="Arial" w:cs="Arial"/>
                <w:b w:val="1"/>
                <w:bCs w:val="1"/>
              </w:rPr>
            </w:pPr>
            <w:r w:rsidRPr="238D70B0" w:rsidR="6D92313B">
              <w:rPr>
                <w:rFonts w:ascii="Arial" w:hAnsi="Arial" w:eastAsia="Arial" w:cs="Arial"/>
                <w:b w:val="1"/>
                <w:bCs w:val="1"/>
              </w:rPr>
              <w:t xml:space="preserve">Time (in </w:t>
            </w:r>
            <w:r w:rsidRPr="238D70B0" w:rsidR="4E5890AB">
              <w:rPr>
                <w:rFonts w:ascii="Arial" w:hAnsi="Arial" w:eastAsia="Arial" w:cs="Arial"/>
                <w:b w:val="1"/>
                <w:bCs w:val="1"/>
              </w:rPr>
              <w:t>seconds)</w:t>
            </w:r>
          </w:p>
        </w:tc>
        <w:tc>
          <w:tcPr>
            <w:tcW w:w="1716" w:type="dxa"/>
            <w:shd w:val="clear" w:color="auto" w:fill="auto"/>
            <w:tcMar/>
          </w:tcPr>
          <w:p w:rsidRPr="00664495" w:rsidR="00C305FB" w:rsidP="238D70B0" w:rsidRDefault="00C305FB" w14:paraId="2BA47993" w14:textId="50C3B8E8">
            <w:pPr>
              <w:spacing w:after="0"/>
              <w:jc w:val="center"/>
              <w:rPr>
                <w:rFonts w:ascii="Arial" w:hAnsi="Arial" w:eastAsia="Arial" w:cs="Arial"/>
                <w:b w:val="1"/>
                <w:bCs w:val="1"/>
              </w:rPr>
            </w:pPr>
            <w:r w:rsidRPr="238D70B0" w:rsidR="6D92313B">
              <w:rPr>
                <w:rFonts w:ascii="Arial" w:hAnsi="Arial" w:eastAsia="Arial" w:cs="Arial"/>
                <w:b w:val="1"/>
                <w:bCs w:val="1"/>
              </w:rPr>
              <w:t xml:space="preserve">No </w:t>
            </w:r>
            <w:r w:rsidRPr="238D70B0" w:rsidR="13D55399">
              <w:rPr>
                <w:rFonts w:ascii="Arial" w:hAnsi="Arial" w:eastAsia="Arial" w:cs="Arial"/>
                <w:b w:val="1"/>
                <w:bCs w:val="1"/>
              </w:rPr>
              <w:t>I</w:t>
            </w:r>
            <w:r w:rsidRPr="238D70B0" w:rsidR="6D92313B">
              <w:rPr>
                <w:rFonts w:ascii="Arial" w:hAnsi="Arial" w:eastAsia="Arial" w:cs="Arial"/>
                <w:b w:val="1"/>
                <w:bCs w:val="1"/>
              </w:rPr>
              <w:t>nhibitor</w:t>
            </w:r>
          </w:p>
        </w:tc>
        <w:tc>
          <w:tcPr>
            <w:tcW w:w="1716" w:type="dxa"/>
            <w:shd w:val="clear" w:color="auto" w:fill="auto"/>
            <w:tcMar/>
          </w:tcPr>
          <w:p w:rsidRPr="00664495" w:rsidR="00C305FB" w:rsidP="238D70B0" w:rsidRDefault="00C305FB" w14:paraId="5FD8BD97" w14:textId="77777777">
            <w:pPr>
              <w:spacing w:after="0"/>
              <w:jc w:val="center"/>
              <w:rPr>
                <w:rFonts w:ascii="Arial" w:hAnsi="Arial" w:eastAsia="Arial" w:cs="Arial"/>
                <w:b w:val="1"/>
                <w:bCs w:val="1"/>
              </w:rPr>
            </w:pPr>
            <w:r w:rsidRPr="238D70B0" w:rsidR="6D92313B">
              <w:rPr>
                <w:rFonts w:ascii="Arial" w:hAnsi="Arial" w:eastAsia="Arial" w:cs="Arial"/>
                <w:b w:val="1"/>
                <w:bCs w:val="1"/>
              </w:rPr>
              <w:t>Inhibitor</w:t>
            </w:r>
          </w:p>
        </w:tc>
      </w:tr>
      <w:tr w:rsidRPr="00664495" w:rsidR="00C305FB" w:rsidTr="238D70B0" w14:paraId="2727EF30" w14:textId="77777777">
        <w:trPr>
          <w:jc w:val="center"/>
        </w:trPr>
        <w:tc>
          <w:tcPr>
            <w:tcW w:w="1767" w:type="dxa"/>
            <w:shd w:val="clear" w:color="auto" w:fill="auto"/>
            <w:tcMar/>
          </w:tcPr>
          <w:p w:rsidRPr="00664495" w:rsidR="00C305FB" w:rsidP="238D70B0" w:rsidRDefault="00C305FB" w14:paraId="03047388" w14:textId="77777777">
            <w:pPr>
              <w:spacing w:after="0"/>
              <w:jc w:val="center"/>
              <w:rPr>
                <w:rFonts w:ascii="Arial" w:hAnsi="Arial" w:eastAsia="Arial" w:cs="Arial"/>
                <w:b w:val="1"/>
                <w:bCs w:val="1"/>
              </w:rPr>
            </w:pPr>
            <w:r w:rsidRPr="238D70B0" w:rsidR="6D92313B">
              <w:rPr>
                <w:rFonts w:ascii="Arial" w:hAnsi="Arial" w:eastAsia="Arial" w:cs="Arial"/>
                <w:b w:val="1"/>
                <w:bCs w:val="1"/>
              </w:rPr>
              <w:t>0</w:t>
            </w:r>
          </w:p>
        </w:tc>
        <w:tc>
          <w:tcPr>
            <w:tcW w:w="1716" w:type="dxa"/>
            <w:shd w:val="clear" w:color="auto" w:fill="auto"/>
            <w:tcMar/>
          </w:tcPr>
          <w:p w:rsidRPr="00664495" w:rsidR="00C305FB" w:rsidP="238D70B0" w:rsidRDefault="00C305FB" w14:paraId="5CD0C819" w14:textId="77777777">
            <w:pPr>
              <w:spacing w:after="0"/>
              <w:jc w:val="center"/>
              <w:rPr>
                <w:rFonts w:ascii="Arial" w:hAnsi="Arial" w:eastAsia="Arial" w:cs="Arial"/>
              </w:rPr>
            </w:pPr>
          </w:p>
        </w:tc>
        <w:tc>
          <w:tcPr>
            <w:tcW w:w="1716" w:type="dxa"/>
            <w:shd w:val="clear" w:color="auto" w:fill="auto"/>
            <w:tcMar/>
          </w:tcPr>
          <w:p w:rsidRPr="00664495" w:rsidR="00C305FB" w:rsidP="238D70B0" w:rsidRDefault="00C305FB" w14:paraId="509960EB" w14:textId="77777777">
            <w:pPr>
              <w:spacing w:after="0"/>
              <w:jc w:val="center"/>
              <w:rPr>
                <w:rFonts w:ascii="Arial" w:hAnsi="Arial" w:eastAsia="Arial" w:cs="Arial"/>
              </w:rPr>
            </w:pPr>
          </w:p>
        </w:tc>
      </w:tr>
      <w:tr w:rsidRPr="00664495" w:rsidR="00C305FB" w:rsidTr="238D70B0" w14:paraId="48C63EE5" w14:textId="77777777">
        <w:trPr>
          <w:jc w:val="center"/>
        </w:trPr>
        <w:tc>
          <w:tcPr>
            <w:tcW w:w="1767" w:type="dxa"/>
            <w:shd w:val="clear" w:color="auto" w:fill="auto"/>
            <w:tcMar/>
          </w:tcPr>
          <w:p w:rsidRPr="00664495" w:rsidR="00C305FB" w:rsidP="238D70B0" w:rsidRDefault="00C305FB" w14:paraId="420FD9C8" w14:textId="77777777">
            <w:pPr>
              <w:spacing w:after="0"/>
              <w:jc w:val="center"/>
              <w:rPr>
                <w:rFonts w:ascii="Arial" w:hAnsi="Arial" w:eastAsia="Arial" w:cs="Arial"/>
                <w:b w:val="1"/>
                <w:bCs w:val="1"/>
              </w:rPr>
            </w:pPr>
            <w:r w:rsidRPr="238D70B0" w:rsidR="6D92313B">
              <w:rPr>
                <w:rFonts w:ascii="Arial" w:hAnsi="Arial" w:eastAsia="Arial" w:cs="Arial"/>
                <w:b w:val="1"/>
                <w:bCs w:val="1"/>
              </w:rPr>
              <w:t>10</w:t>
            </w:r>
          </w:p>
        </w:tc>
        <w:tc>
          <w:tcPr>
            <w:tcW w:w="1716" w:type="dxa"/>
            <w:shd w:val="clear" w:color="auto" w:fill="auto"/>
            <w:tcMar/>
          </w:tcPr>
          <w:p w:rsidRPr="00664495" w:rsidR="00C305FB" w:rsidP="238D70B0" w:rsidRDefault="00C305FB" w14:paraId="7522A339" w14:textId="77777777">
            <w:pPr>
              <w:spacing w:after="0"/>
              <w:jc w:val="center"/>
              <w:rPr>
                <w:rFonts w:ascii="Arial" w:hAnsi="Arial" w:eastAsia="Arial" w:cs="Arial"/>
              </w:rPr>
            </w:pPr>
          </w:p>
        </w:tc>
        <w:tc>
          <w:tcPr>
            <w:tcW w:w="1716" w:type="dxa"/>
            <w:shd w:val="clear" w:color="auto" w:fill="auto"/>
            <w:tcMar/>
          </w:tcPr>
          <w:p w:rsidRPr="00664495" w:rsidR="00C305FB" w:rsidP="238D70B0" w:rsidRDefault="00C305FB" w14:paraId="4CDCAC2E" w14:textId="77777777">
            <w:pPr>
              <w:spacing w:after="0"/>
              <w:jc w:val="center"/>
              <w:rPr>
                <w:rFonts w:ascii="Arial" w:hAnsi="Arial" w:eastAsia="Arial" w:cs="Arial"/>
              </w:rPr>
            </w:pPr>
          </w:p>
        </w:tc>
      </w:tr>
      <w:tr w:rsidRPr="00664495" w:rsidR="00C305FB" w:rsidTr="238D70B0" w14:paraId="1C4C8216" w14:textId="77777777">
        <w:trPr>
          <w:jc w:val="center"/>
        </w:trPr>
        <w:tc>
          <w:tcPr>
            <w:tcW w:w="1767" w:type="dxa"/>
            <w:shd w:val="clear" w:color="auto" w:fill="auto"/>
            <w:tcMar/>
          </w:tcPr>
          <w:p w:rsidRPr="00664495" w:rsidR="00C305FB" w:rsidP="238D70B0" w:rsidRDefault="00C305FB" w14:paraId="7867BD64" w14:textId="77777777">
            <w:pPr>
              <w:spacing w:after="0"/>
              <w:jc w:val="center"/>
              <w:rPr>
                <w:rFonts w:ascii="Arial" w:hAnsi="Arial" w:eastAsia="Arial" w:cs="Arial"/>
                <w:b w:val="1"/>
                <w:bCs w:val="1"/>
              </w:rPr>
            </w:pPr>
            <w:r w:rsidRPr="238D70B0" w:rsidR="6D92313B">
              <w:rPr>
                <w:rFonts w:ascii="Arial" w:hAnsi="Arial" w:eastAsia="Arial" w:cs="Arial"/>
                <w:b w:val="1"/>
                <w:bCs w:val="1"/>
              </w:rPr>
              <w:t>20</w:t>
            </w:r>
          </w:p>
        </w:tc>
        <w:tc>
          <w:tcPr>
            <w:tcW w:w="1716" w:type="dxa"/>
            <w:shd w:val="clear" w:color="auto" w:fill="auto"/>
            <w:tcMar/>
          </w:tcPr>
          <w:p w:rsidRPr="00664495" w:rsidR="00C305FB" w:rsidP="238D70B0" w:rsidRDefault="00C305FB" w14:paraId="3ED99C3D" w14:textId="77777777">
            <w:pPr>
              <w:spacing w:after="0"/>
              <w:jc w:val="center"/>
              <w:rPr>
                <w:rFonts w:ascii="Arial" w:hAnsi="Arial" w:eastAsia="Arial" w:cs="Arial"/>
              </w:rPr>
            </w:pPr>
          </w:p>
        </w:tc>
        <w:tc>
          <w:tcPr>
            <w:tcW w:w="1716" w:type="dxa"/>
            <w:shd w:val="clear" w:color="auto" w:fill="auto"/>
            <w:tcMar/>
          </w:tcPr>
          <w:p w:rsidRPr="00664495" w:rsidR="00C305FB" w:rsidP="238D70B0" w:rsidRDefault="00C305FB" w14:paraId="3D4BB431" w14:textId="77777777">
            <w:pPr>
              <w:spacing w:after="0"/>
              <w:jc w:val="center"/>
              <w:rPr>
                <w:rFonts w:ascii="Arial" w:hAnsi="Arial" w:eastAsia="Arial" w:cs="Arial"/>
              </w:rPr>
            </w:pPr>
          </w:p>
        </w:tc>
      </w:tr>
      <w:tr w:rsidRPr="00664495" w:rsidR="00C305FB" w:rsidTr="238D70B0" w14:paraId="2F93E248" w14:textId="77777777">
        <w:trPr>
          <w:jc w:val="center"/>
        </w:trPr>
        <w:tc>
          <w:tcPr>
            <w:tcW w:w="1767" w:type="dxa"/>
            <w:shd w:val="clear" w:color="auto" w:fill="auto"/>
            <w:tcMar/>
          </w:tcPr>
          <w:p w:rsidRPr="00664495" w:rsidR="00C305FB" w:rsidP="238D70B0" w:rsidRDefault="00C305FB" w14:paraId="3E274801" w14:textId="77777777">
            <w:pPr>
              <w:spacing w:after="0"/>
              <w:jc w:val="center"/>
              <w:rPr>
                <w:rFonts w:ascii="Arial" w:hAnsi="Arial" w:eastAsia="Arial" w:cs="Arial"/>
                <w:b w:val="1"/>
                <w:bCs w:val="1"/>
              </w:rPr>
            </w:pPr>
            <w:r w:rsidRPr="238D70B0" w:rsidR="6D92313B">
              <w:rPr>
                <w:rFonts w:ascii="Arial" w:hAnsi="Arial" w:eastAsia="Arial" w:cs="Arial"/>
                <w:b w:val="1"/>
                <w:bCs w:val="1"/>
              </w:rPr>
              <w:t>30</w:t>
            </w:r>
          </w:p>
        </w:tc>
        <w:tc>
          <w:tcPr>
            <w:tcW w:w="1716" w:type="dxa"/>
            <w:shd w:val="clear" w:color="auto" w:fill="auto"/>
            <w:tcMar/>
          </w:tcPr>
          <w:p w:rsidRPr="00664495" w:rsidR="00C305FB" w:rsidP="238D70B0" w:rsidRDefault="00C305FB" w14:paraId="0402292E" w14:textId="77777777">
            <w:pPr>
              <w:spacing w:after="0"/>
              <w:jc w:val="center"/>
              <w:rPr>
                <w:rFonts w:ascii="Arial" w:hAnsi="Arial" w:eastAsia="Arial" w:cs="Arial"/>
              </w:rPr>
            </w:pPr>
          </w:p>
        </w:tc>
        <w:tc>
          <w:tcPr>
            <w:tcW w:w="1716" w:type="dxa"/>
            <w:shd w:val="clear" w:color="auto" w:fill="auto"/>
            <w:tcMar/>
          </w:tcPr>
          <w:p w:rsidRPr="00664495" w:rsidR="00C305FB" w:rsidP="238D70B0" w:rsidRDefault="00C305FB" w14:paraId="61F282E1" w14:textId="77777777">
            <w:pPr>
              <w:spacing w:after="0"/>
              <w:jc w:val="center"/>
              <w:rPr>
                <w:rFonts w:ascii="Arial" w:hAnsi="Arial" w:eastAsia="Arial" w:cs="Arial"/>
              </w:rPr>
            </w:pPr>
          </w:p>
        </w:tc>
      </w:tr>
      <w:tr w:rsidRPr="00664495" w:rsidR="00C305FB" w:rsidTr="238D70B0" w14:paraId="63C4F754" w14:textId="77777777">
        <w:trPr>
          <w:jc w:val="center"/>
        </w:trPr>
        <w:tc>
          <w:tcPr>
            <w:tcW w:w="1767" w:type="dxa"/>
            <w:shd w:val="clear" w:color="auto" w:fill="auto"/>
            <w:tcMar/>
          </w:tcPr>
          <w:p w:rsidRPr="00664495" w:rsidR="00C305FB" w:rsidP="238D70B0" w:rsidRDefault="00C305FB" w14:paraId="575CB740" w14:textId="77777777">
            <w:pPr>
              <w:spacing w:after="0"/>
              <w:jc w:val="center"/>
              <w:rPr>
                <w:rFonts w:ascii="Arial" w:hAnsi="Arial" w:eastAsia="Arial" w:cs="Arial"/>
                <w:b w:val="1"/>
                <w:bCs w:val="1"/>
              </w:rPr>
            </w:pPr>
            <w:r w:rsidRPr="238D70B0" w:rsidR="6D92313B">
              <w:rPr>
                <w:rFonts w:ascii="Arial" w:hAnsi="Arial" w:eastAsia="Arial" w:cs="Arial"/>
                <w:b w:val="1"/>
                <w:bCs w:val="1"/>
              </w:rPr>
              <w:t>40</w:t>
            </w:r>
          </w:p>
        </w:tc>
        <w:tc>
          <w:tcPr>
            <w:tcW w:w="1716" w:type="dxa"/>
            <w:shd w:val="clear" w:color="auto" w:fill="auto"/>
            <w:tcMar/>
          </w:tcPr>
          <w:p w:rsidRPr="00664495" w:rsidR="00C305FB" w:rsidP="238D70B0" w:rsidRDefault="00C305FB" w14:paraId="1AEEFCF3" w14:textId="77777777">
            <w:pPr>
              <w:spacing w:after="0"/>
              <w:jc w:val="center"/>
              <w:rPr>
                <w:rFonts w:ascii="Arial" w:hAnsi="Arial" w:eastAsia="Arial" w:cs="Arial"/>
              </w:rPr>
            </w:pPr>
          </w:p>
        </w:tc>
        <w:tc>
          <w:tcPr>
            <w:tcW w:w="1716" w:type="dxa"/>
            <w:shd w:val="clear" w:color="auto" w:fill="auto"/>
            <w:tcMar/>
          </w:tcPr>
          <w:p w:rsidRPr="00664495" w:rsidR="00C305FB" w:rsidP="238D70B0" w:rsidRDefault="00C305FB" w14:paraId="5D6AC2ED" w14:textId="77777777">
            <w:pPr>
              <w:spacing w:after="0"/>
              <w:jc w:val="center"/>
              <w:rPr>
                <w:rFonts w:ascii="Arial" w:hAnsi="Arial" w:eastAsia="Arial" w:cs="Arial"/>
              </w:rPr>
            </w:pPr>
          </w:p>
        </w:tc>
      </w:tr>
      <w:tr w:rsidRPr="00664495" w:rsidR="00C305FB" w:rsidTr="238D70B0" w14:paraId="162AA93F" w14:textId="77777777">
        <w:trPr>
          <w:jc w:val="center"/>
        </w:trPr>
        <w:tc>
          <w:tcPr>
            <w:tcW w:w="1767" w:type="dxa"/>
            <w:shd w:val="clear" w:color="auto" w:fill="auto"/>
            <w:tcMar/>
          </w:tcPr>
          <w:p w:rsidRPr="00664495" w:rsidR="00C305FB" w:rsidP="238D70B0" w:rsidRDefault="00C305FB" w14:paraId="16514DAD" w14:textId="77777777">
            <w:pPr>
              <w:spacing w:after="0"/>
              <w:jc w:val="center"/>
              <w:rPr>
                <w:rFonts w:ascii="Arial" w:hAnsi="Arial" w:eastAsia="Arial" w:cs="Arial"/>
                <w:b w:val="1"/>
                <w:bCs w:val="1"/>
              </w:rPr>
            </w:pPr>
            <w:r w:rsidRPr="238D70B0" w:rsidR="6D92313B">
              <w:rPr>
                <w:rFonts w:ascii="Arial" w:hAnsi="Arial" w:eastAsia="Arial" w:cs="Arial"/>
                <w:b w:val="1"/>
                <w:bCs w:val="1"/>
              </w:rPr>
              <w:t>50</w:t>
            </w:r>
          </w:p>
        </w:tc>
        <w:tc>
          <w:tcPr>
            <w:tcW w:w="1716" w:type="dxa"/>
            <w:shd w:val="clear" w:color="auto" w:fill="auto"/>
            <w:tcMar/>
          </w:tcPr>
          <w:p w:rsidRPr="00664495" w:rsidR="00C305FB" w:rsidP="238D70B0" w:rsidRDefault="00C305FB" w14:paraId="481D9880" w14:textId="77777777">
            <w:pPr>
              <w:spacing w:after="0"/>
              <w:jc w:val="center"/>
              <w:rPr>
                <w:rFonts w:ascii="Arial" w:hAnsi="Arial" w:eastAsia="Arial" w:cs="Arial"/>
              </w:rPr>
            </w:pPr>
          </w:p>
        </w:tc>
        <w:tc>
          <w:tcPr>
            <w:tcW w:w="1716" w:type="dxa"/>
            <w:shd w:val="clear" w:color="auto" w:fill="auto"/>
            <w:tcMar/>
          </w:tcPr>
          <w:p w:rsidRPr="00664495" w:rsidR="00C305FB" w:rsidP="238D70B0" w:rsidRDefault="00C305FB" w14:paraId="3270383F" w14:textId="77777777">
            <w:pPr>
              <w:spacing w:after="0"/>
              <w:jc w:val="center"/>
              <w:rPr>
                <w:rFonts w:ascii="Arial" w:hAnsi="Arial" w:eastAsia="Arial" w:cs="Arial"/>
              </w:rPr>
            </w:pPr>
          </w:p>
        </w:tc>
      </w:tr>
      <w:tr w:rsidRPr="00664495" w:rsidR="00C305FB" w:rsidTr="238D70B0" w14:paraId="45852FA7" w14:textId="77777777">
        <w:trPr>
          <w:jc w:val="center"/>
        </w:trPr>
        <w:tc>
          <w:tcPr>
            <w:tcW w:w="1767" w:type="dxa"/>
            <w:shd w:val="clear" w:color="auto" w:fill="auto"/>
            <w:tcMar/>
          </w:tcPr>
          <w:p w:rsidRPr="00664495" w:rsidR="00C305FB" w:rsidP="238D70B0" w:rsidRDefault="00C305FB" w14:paraId="7DAB9FFD" w14:textId="77777777">
            <w:pPr>
              <w:spacing w:after="0"/>
              <w:jc w:val="center"/>
              <w:rPr>
                <w:rFonts w:ascii="Arial" w:hAnsi="Arial" w:eastAsia="Arial" w:cs="Arial"/>
                <w:b w:val="1"/>
                <w:bCs w:val="1"/>
              </w:rPr>
            </w:pPr>
            <w:r w:rsidRPr="238D70B0" w:rsidR="6D92313B">
              <w:rPr>
                <w:rFonts w:ascii="Arial" w:hAnsi="Arial" w:eastAsia="Arial" w:cs="Arial"/>
                <w:b w:val="1"/>
                <w:bCs w:val="1"/>
              </w:rPr>
              <w:t>60</w:t>
            </w:r>
          </w:p>
        </w:tc>
        <w:tc>
          <w:tcPr>
            <w:tcW w:w="1716" w:type="dxa"/>
            <w:shd w:val="clear" w:color="auto" w:fill="auto"/>
            <w:tcMar/>
          </w:tcPr>
          <w:p w:rsidRPr="00664495" w:rsidR="00C305FB" w:rsidP="238D70B0" w:rsidRDefault="00C305FB" w14:paraId="3C259F67" w14:textId="77777777">
            <w:pPr>
              <w:spacing w:after="0"/>
              <w:jc w:val="center"/>
              <w:rPr>
                <w:rFonts w:ascii="Arial" w:hAnsi="Arial" w:eastAsia="Arial" w:cs="Arial"/>
              </w:rPr>
            </w:pPr>
          </w:p>
        </w:tc>
        <w:tc>
          <w:tcPr>
            <w:tcW w:w="1716" w:type="dxa"/>
            <w:shd w:val="clear" w:color="auto" w:fill="auto"/>
            <w:tcMar/>
          </w:tcPr>
          <w:p w:rsidRPr="00664495" w:rsidR="00C305FB" w:rsidP="238D70B0" w:rsidRDefault="00C305FB" w14:paraId="0A60FAE1" w14:textId="77777777">
            <w:pPr>
              <w:spacing w:after="0"/>
              <w:jc w:val="center"/>
              <w:rPr>
                <w:rFonts w:ascii="Arial" w:hAnsi="Arial" w:eastAsia="Arial" w:cs="Arial"/>
              </w:rPr>
            </w:pPr>
          </w:p>
        </w:tc>
      </w:tr>
    </w:tbl>
    <w:p w:rsidR="00942BBD" w:rsidP="238D70B0" w:rsidRDefault="00942BBD" w14:paraId="0DCCDC10" w14:textId="77777777">
      <w:pPr>
        <w:spacing w:before="240" w:after="0"/>
        <w:ind w:left="360"/>
        <w:rPr>
          <w:rFonts w:ascii="Arial" w:hAnsi="Arial" w:eastAsia="Arial" w:cs="Arial"/>
          <w:b w:val="1"/>
          <w:bCs w:val="1"/>
          <w:sz w:val="30"/>
          <w:szCs w:val="30"/>
        </w:rPr>
      </w:pPr>
    </w:p>
    <w:p w:rsidR="238D70B0" w:rsidP="238D70B0" w:rsidRDefault="238D70B0" w14:paraId="57AB8C04" w14:textId="69BCAB06">
      <w:pPr>
        <w:spacing w:before="240" w:after="0"/>
        <w:ind w:left="0"/>
        <w:rPr>
          <w:rFonts w:ascii="Arial" w:hAnsi="Arial" w:eastAsia="Arial" w:cs="Arial"/>
          <w:b w:val="1"/>
          <w:bCs w:val="1"/>
          <w:sz w:val="30"/>
          <w:szCs w:val="30"/>
        </w:rPr>
      </w:pPr>
    </w:p>
    <w:p w:rsidR="238D70B0" w:rsidP="238D70B0" w:rsidRDefault="238D70B0" w14:paraId="403BDB54" w14:textId="102CFDE7">
      <w:pPr>
        <w:spacing w:before="240" w:after="0"/>
        <w:ind w:left="0"/>
        <w:rPr>
          <w:rFonts w:ascii="Arial" w:hAnsi="Arial" w:eastAsia="Arial" w:cs="Arial"/>
          <w:b w:val="1"/>
          <w:bCs w:val="1"/>
          <w:sz w:val="30"/>
          <w:szCs w:val="30"/>
        </w:rPr>
      </w:pPr>
    </w:p>
    <w:p w:rsidR="238D70B0" w:rsidP="238D70B0" w:rsidRDefault="238D70B0" w14:paraId="7E6C3A8B" w14:textId="67056B8B">
      <w:pPr>
        <w:spacing w:before="240" w:after="0"/>
        <w:ind w:left="0"/>
        <w:rPr>
          <w:rFonts w:ascii="Arial" w:hAnsi="Arial" w:eastAsia="Arial" w:cs="Arial"/>
          <w:b w:val="1"/>
          <w:bCs w:val="1"/>
          <w:sz w:val="30"/>
          <w:szCs w:val="30"/>
        </w:rPr>
      </w:pPr>
    </w:p>
    <w:p w:rsidRPr="00664495" w:rsidR="00E24CF1" w:rsidP="238D70B0" w:rsidRDefault="00E24CF1" w14:paraId="2181F010" w14:textId="480D249E">
      <w:pPr>
        <w:spacing w:before="240" w:after="0"/>
        <w:ind w:left="0"/>
        <w:rPr>
          <w:rFonts w:ascii="Arial" w:hAnsi="Arial" w:eastAsia="Arial" w:cs="Arial"/>
          <w:b w:val="1"/>
          <w:bCs w:val="1"/>
          <w:sz w:val="30"/>
          <w:szCs w:val="30"/>
        </w:rPr>
      </w:pPr>
      <w:r w:rsidRPr="238D70B0" w:rsidR="7DB4888A">
        <w:rPr>
          <w:rFonts w:ascii="Arial" w:hAnsi="Arial" w:eastAsia="Arial" w:cs="Arial"/>
          <w:b w:val="1"/>
          <w:bCs w:val="1"/>
          <w:sz w:val="30"/>
          <w:szCs w:val="30"/>
        </w:rPr>
        <w:t xml:space="preserve">Lab Activity 5.3: </w:t>
      </w:r>
      <w:r w:rsidRPr="238D70B0" w:rsidR="20CB8335">
        <w:rPr>
          <w:rFonts w:ascii="Arial" w:hAnsi="Arial" w:eastAsia="Arial" w:cs="Arial"/>
          <w:b w:val="1"/>
          <w:bCs w:val="1"/>
          <w:sz w:val="30"/>
          <w:szCs w:val="30"/>
        </w:rPr>
        <w:t>Data analysis</w:t>
      </w:r>
    </w:p>
    <w:p w:rsidRPr="00664495" w:rsidR="00E24CF1" w:rsidP="238D70B0" w:rsidRDefault="00F864A7" w14:paraId="10E359DA" w14:textId="34C43CB8">
      <w:pPr>
        <w:pStyle w:val="ColorfulList-Accent11"/>
        <w:spacing w:before="100" w:beforeAutospacing="on" w:after="0" w:afterAutospacing="on" w:line="240" w:lineRule="auto"/>
        <w:ind w:left="0"/>
        <w:contextualSpacing w:val="1"/>
        <w:rPr>
          <w:rFonts w:ascii="Arial" w:hAnsi="Arial" w:eastAsia="Arial" w:cs="Arial"/>
          <w:sz w:val="24"/>
          <w:szCs w:val="24"/>
        </w:rPr>
      </w:pPr>
      <w:r w:rsidRPr="238D70B0" w:rsidR="4B0A04D6">
        <w:rPr>
          <w:rFonts w:ascii="Arial" w:hAnsi="Arial" w:eastAsia="Arial" w:cs="Arial"/>
          <w:sz w:val="24"/>
          <w:szCs w:val="24"/>
          <w:lang w:bidi="en-US"/>
        </w:rPr>
        <w:t>Create a set of graphs u</w:t>
      </w:r>
      <w:r w:rsidRPr="238D70B0" w:rsidR="275C236F">
        <w:rPr>
          <w:rFonts w:ascii="Arial" w:hAnsi="Arial" w:eastAsia="Arial" w:cs="Arial"/>
          <w:sz w:val="24"/>
          <w:szCs w:val="24"/>
          <w:lang w:bidi="en-US"/>
        </w:rPr>
        <w:t>sing the data generated from these experiments</w:t>
      </w:r>
      <w:r w:rsidRPr="238D70B0" w:rsidR="4B0A04D6">
        <w:rPr>
          <w:rFonts w:ascii="Arial" w:hAnsi="Arial" w:eastAsia="Arial" w:cs="Arial"/>
          <w:sz w:val="24"/>
          <w:szCs w:val="24"/>
          <w:lang w:bidi="en-US"/>
        </w:rPr>
        <w:t>.</w:t>
      </w:r>
      <w:r w:rsidRPr="238D70B0" w:rsidR="275C236F">
        <w:rPr>
          <w:rFonts w:ascii="Arial" w:hAnsi="Arial" w:eastAsia="Arial" w:cs="Arial"/>
          <w:sz w:val="24"/>
          <w:szCs w:val="24"/>
          <w:lang w:bidi="en-US"/>
        </w:rPr>
        <w:t xml:space="preserve"> </w:t>
      </w:r>
      <w:r w:rsidRPr="238D70B0" w:rsidR="669F87D2">
        <w:rPr>
          <w:rFonts w:ascii="Arial" w:hAnsi="Arial" w:eastAsia="Arial" w:cs="Arial"/>
          <w:sz w:val="24"/>
          <w:szCs w:val="24"/>
        </w:rPr>
        <w:t>The first set of graphs</w:t>
      </w:r>
      <w:r w:rsidRPr="238D70B0" w:rsidR="20CB8335">
        <w:rPr>
          <w:rFonts w:ascii="Arial" w:hAnsi="Arial" w:eastAsia="Arial" w:cs="Arial"/>
          <w:sz w:val="24"/>
          <w:szCs w:val="24"/>
        </w:rPr>
        <w:t xml:space="preserve"> requires that you plot the </w:t>
      </w:r>
      <w:r w:rsidRPr="238D70B0" w:rsidR="6DC00FA4">
        <w:rPr>
          <w:rFonts w:ascii="Arial" w:hAnsi="Arial" w:eastAsia="Arial" w:cs="Arial"/>
          <w:sz w:val="24"/>
          <w:szCs w:val="24"/>
        </w:rPr>
        <w:t xml:space="preserve">absorbance </w:t>
      </w:r>
      <w:r w:rsidRPr="238D70B0" w:rsidR="20CB8335">
        <w:rPr>
          <w:rFonts w:ascii="Arial" w:hAnsi="Arial" w:eastAsia="Arial" w:cs="Arial"/>
          <w:sz w:val="24"/>
          <w:szCs w:val="24"/>
        </w:rPr>
        <w:t>data over time</w:t>
      </w:r>
      <w:r w:rsidRPr="238D70B0" w:rsidR="26669002">
        <w:rPr>
          <w:rFonts w:ascii="Arial" w:hAnsi="Arial" w:eastAsia="Arial" w:cs="Arial"/>
          <w:sz w:val="24"/>
          <w:szCs w:val="24"/>
        </w:rPr>
        <w:t xml:space="preserve">. </w:t>
      </w:r>
      <w:r w:rsidRPr="238D70B0" w:rsidR="669F87D2">
        <w:rPr>
          <w:rFonts w:ascii="Arial" w:hAnsi="Arial" w:eastAsia="Arial" w:cs="Arial"/>
          <w:sz w:val="24"/>
          <w:szCs w:val="24"/>
        </w:rPr>
        <w:t>The trend-line of</w:t>
      </w:r>
      <w:r w:rsidRPr="238D70B0" w:rsidR="20CB8335">
        <w:rPr>
          <w:rFonts w:ascii="Arial" w:hAnsi="Arial" w:eastAsia="Arial" w:cs="Arial"/>
          <w:sz w:val="24"/>
          <w:szCs w:val="24"/>
        </w:rPr>
        <w:t xml:space="preserve"> this</w:t>
      </w:r>
      <w:r w:rsidRPr="238D70B0" w:rsidR="669F87D2">
        <w:rPr>
          <w:rFonts w:ascii="Arial" w:hAnsi="Arial" w:eastAsia="Arial" w:cs="Arial"/>
          <w:sz w:val="24"/>
          <w:szCs w:val="24"/>
        </w:rPr>
        <w:t xml:space="preserve"> graph will enable y</w:t>
      </w:r>
      <w:r w:rsidRPr="238D70B0" w:rsidR="20CB8335">
        <w:rPr>
          <w:rFonts w:ascii="Arial" w:hAnsi="Arial" w:eastAsia="Arial" w:cs="Arial"/>
          <w:sz w:val="24"/>
          <w:szCs w:val="24"/>
        </w:rPr>
        <w:t>ou</w:t>
      </w:r>
      <w:r w:rsidRPr="238D70B0" w:rsidR="669F87D2">
        <w:rPr>
          <w:rFonts w:ascii="Arial" w:hAnsi="Arial" w:eastAsia="Arial" w:cs="Arial"/>
          <w:sz w:val="24"/>
          <w:szCs w:val="24"/>
        </w:rPr>
        <w:t xml:space="preserve"> to</w:t>
      </w:r>
      <w:r w:rsidRPr="238D70B0" w:rsidR="20CB8335">
        <w:rPr>
          <w:rFonts w:ascii="Arial" w:hAnsi="Arial" w:eastAsia="Arial" w:cs="Arial"/>
          <w:sz w:val="24"/>
          <w:szCs w:val="24"/>
        </w:rPr>
        <w:t xml:space="preserve"> </w:t>
      </w:r>
      <w:bookmarkStart w:name="_Int_zofvPXcf" w:id="1214663781"/>
      <w:r w:rsidRPr="238D70B0" w:rsidR="20CB8335">
        <w:rPr>
          <w:rFonts w:ascii="Arial" w:hAnsi="Arial" w:eastAsia="Arial" w:cs="Arial"/>
          <w:sz w:val="24"/>
          <w:szCs w:val="24"/>
        </w:rPr>
        <w:t>determine</w:t>
      </w:r>
      <w:bookmarkEnd w:id="1214663781"/>
      <w:r w:rsidRPr="238D70B0" w:rsidR="20CB8335">
        <w:rPr>
          <w:rFonts w:ascii="Arial" w:hAnsi="Arial" w:eastAsia="Arial" w:cs="Arial"/>
          <w:sz w:val="24"/>
          <w:szCs w:val="24"/>
        </w:rPr>
        <w:t xml:space="preserve"> the rate of reaction (slope) of the absorbance data.</w:t>
      </w:r>
    </w:p>
    <w:p w:rsidRPr="00664495" w:rsidR="00E24CF1" w:rsidP="238D70B0" w:rsidRDefault="00E24CF1" w14:paraId="7CFAB0F8" w14:textId="5A0CA2D3">
      <w:pPr>
        <w:spacing w:after="0"/>
        <w:rPr>
          <w:rFonts w:ascii="Arial" w:hAnsi="Arial" w:eastAsia="Arial" w:cs="Arial"/>
        </w:rPr>
      </w:pPr>
      <w:r w:rsidRPr="238D70B0" w:rsidR="20CB8335">
        <w:rPr>
          <w:rFonts w:ascii="Arial" w:hAnsi="Arial" w:eastAsia="Arial" w:cs="Arial"/>
          <w:sz w:val="24"/>
          <w:szCs w:val="24"/>
        </w:rPr>
        <w:t>The second plot requires you to plot the rate of reaction (slope) of the absorbance versus the treatment</w:t>
      </w:r>
      <w:r w:rsidRPr="238D70B0" w:rsidR="771B406D">
        <w:rPr>
          <w:rFonts w:ascii="Arial" w:hAnsi="Arial" w:eastAsia="Arial" w:cs="Arial"/>
          <w:sz w:val="24"/>
          <w:szCs w:val="24"/>
        </w:rPr>
        <w:t xml:space="preserve">. </w:t>
      </w:r>
      <w:r w:rsidRPr="238D70B0" w:rsidR="20CB8335">
        <w:rPr>
          <w:rFonts w:ascii="Arial" w:hAnsi="Arial" w:eastAsia="Arial" w:cs="Arial"/>
          <w:sz w:val="24"/>
          <w:szCs w:val="24"/>
        </w:rPr>
        <w:t xml:space="preserve">Instructions to calculate and plot the data to complete each of the graphs described above </w:t>
      </w:r>
      <w:r w:rsidRPr="238D70B0" w:rsidR="1E33522B">
        <w:rPr>
          <w:rFonts w:ascii="Arial" w:hAnsi="Arial" w:eastAsia="Arial" w:cs="Arial"/>
          <w:sz w:val="24"/>
          <w:szCs w:val="24"/>
        </w:rPr>
        <w:t>are in</w:t>
      </w:r>
      <w:r w:rsidRPr="238D70B0" w:rsidR="20CB8335">
        <w:rPr>
          <w:rFonts w:ascii="Arial" w:hAnsi="Arial" w:eastAsia="Arial" w:cs="Arial"/>
          <w:sz w:val="24"/>
          <w:szCs w:val="24"/>
        </w:rPr>
        <w:t xml:space="preserve"> the Appendix</w:t>
      </w:r>
      <w:r w:rsidRPr="238D70B0" w:rsidR="20CB8335">
        <w:rPr>
          <w:rFonts w:ascii="Arial" w:hAnsi="Arial" w:eastAsia="Arial" w:cs="Arial"/>
        </w:rPr>
        <w:t>.</w:t>
      </w:r>
    </w:p>
    <w:p w:rsidRPr="00664495" w:rsidR="00002FFE" w:rsidP="238D70B0" w:rsidRDefault="00002FFE" w14:paraId="386423D0" w14:textId="77777777">
      <w:pPr>
        <w:spacing w:before="240" w:after="0"/>
        <w:rPr>
          <w:rFonts w:ascii="Arial" w:hAnsi="Arial" w:eastAsia="Arial" w:cs="Arial"/>
          <w:sz w:val="24"/>
          <w:szCs w:val="24"/>
        </w:rPr>
      </w:pPr>
      <w:r w:rsidRPr="238D70B0" w:rsidR="78FAA443">
        <w:rPr>
          <w:rFonts w:ascii="Arial" w:hAnsi="Arial" w:eastAsia="Arial" w:cs="Arial"/>
          <w:b w:val="1"/>
          <w:bCs w:val="1"/>
          <w:sz w:val="24"/>
          <w:szCs w:val="24"/>
        </w:rPr>
        <w:t>Reaction rate data</w:t>
      </w:r>
    </w:p>
    <w:p w:rsidRPr="00942BBD" w:rsidR="00942BBD" w:rsidP="238D70B0" w:rsidRDefault="00E24CF1" w14:paraId="11D5717C" w14:textId="77777777">
      <w:pPr>
        <w:ind w:left="360"/>
        <w:rPr>
          <w:rFonts w:ascii="Arial" w:hAnsi="Arial" w:eastAsia="Arial" w:cs="Arial"/>
          <w:b w:val="1"/>
          <w:bCs w:val="1"/>
          <w:sz w:val="24"/>
          <w:szCs w:val="24"/>
        </w:rPr>
      </w:pPr>
      <w:r w:rsidRPr="238D70B0" w:rsidR="20CB8335">
        <w:rPr>
          <w:rFonts w:ascii="Arial" w:hAnsi="Arial" w:eastAsia="Arial" w:cs="Arial"/>
          <w:b w:val="1"/>
          <w:bCs w:val="1"/>
          <w:sz w:val="24"/>
          <w:szCs w:val="24"/>
        </w:rPr>
        <w:t>*</w:t>
      </w:r>
      <w:r w:rsidRPr="238D70B0" w:rsidR="1597A27A">
        <w:rPr>
          <w:rFonts w:ascii="Arial" w:hAnsi="Arial" w:eastAsia="Arial" w:cs="Arial"/>
          <w:b w:val="1"/>
          <w:bCs w:val="1"/>
          <w:sz w:val="24"/>
          <w:szCs w:val="24"/>
        </w:rPr>
        <w:t>Student Note:</w:t>
      </w:r>
      <w:r w:rsidRPr="238D70B0" w:rsidR="1597A27A">
        <w:rPr>
          <w:rFonts w:ascii="Arial" w:hAnsi="Arial" w:eastAsia="Arial" w:cs="Arial"/>
          <w:b w:val="1"/>
          <w:bCs w:val="1"/>
          <w:sz w:val="24"/>
          <w:szCs w:val="24"/>
        </w:rPr>
        <w:t xml:space="preserve"> </w:t>
      </w:r>
      <w:r w:rsidRPr="238D70B0" w:rsidR="1597A27A">
        <w:rPr>
          <w:rFonts w:ascii="Arial" w:hAnsi="Arial" w:eastAsia="Arial" w:cs="Arial"/>
          <w:sz w:val="24"/>
          <w:szCs w:val="24"/>
        </w:rPr>
        <w:t>Graphs “a” through “d” should be created as scatterplots with the data points connected.</w:t>
      </w:r>
    </w:p>
    <w:p w:rsidR="00E24CF1" w:rsidP="238D70B0" w:rsidRDefault="00E24CF1" w14:paraId="74BEB701" w14:textId="446F5CF1">
      <w:pPr>
        <w:ind w:left="360"/>
        <w:rPr>
          <w:rFonts w:ascii="Arial" w:hAnsi="Arial" w:eastAsia="Arial" w:cs="Arial"/>
          <w:sz w:val="20"/>
          <w:szCs w:val="20"/>
        </w:rPr>
      </w:pPr>
    </w:p>
    <w:p w:rsidRPr="00664495" w:rsidR="00962160" w:rsidP="238D70B0" w:rsidRDefault="00962160" w14:paraId="537F9667" w14:textId="77777777">
      <w:pPr>
        <w:numPr>
          <w:ilvl w:val="1"/>
          <w:numId w:val="2"/>
        </w:numPr>
        <w:rPr>
          <w:rFonts w:ascii="Arial" w:hAnsi="Arial" w:eastAsia="Arial" w:cs="Arial"/>
          <w:b w:val="1"/>
          <w:bCs w:val="1"/>
        </w:rPr>
      </w:pPr>
      <w:r w:rsidRPr="238D70B0" w:rsidR="0ECE4386">
        <w:rPr>
          <w:rFonts w:ascii="Arial" w:hAnsi="Arial" w:eastAsia="Arial" w:cs="Arial"/>
          <w:b w:val="1"/>
          <w:bCs w:val="1"/>
        </w:rPr>
        <w:t>Enzyme concentration</w:t>
      </w:r>
      <w:r w:rsidRPr="238D70B0" w:rsidR="6C328850">
        <w:rPr>
          <w:rFonts w:ascii="Arial" w:hAnsi="Arial" w:eastAsia="Arial" w:cs="Arial"/>
          <w:b w:val="1"/>
          <w:bCs w:val="1"/>
        </w:rPr>
        <w:t xml:space="preserve"> experiment</w:t>
      </w:r>
    </w:p>
    <w:p w:rsidRPr="00664495" w:rsidR="00903235" w:rsidP="238D70B0" w:rsidRDefault="00903235" w14:paraId="60B9BCC4" w14:textId="73EE5FBC">
      <w:pPr>
        <w:ind w:left="720"/>
        <w:rPr>
          <w:rFonts w:ascii="Arial" w:hAnsi="Arial" w:eastAsia="Arial" w:cs="Arial"/>
          <w:b w:val="1"/>
          <w:bCs w:val="1"/>
        </w:rPr>
      </w:pPr>
      <w:r w:rsidRPr="238D70B0" w:rsidR="72B284AD">
        <w:rPr>
          <w:rFonts w:ascii="Arial" w:hAnsi="Arial" w:eastAsia="Arial" w:cs="Arial"/>
          <w:b w:val="1"/>
          <w:bCs w:val="1"/>
          <w:sz w:val="24"/>
          <w:szCs w:val="24"/>
        </w:rPr>
        <w:t xml:space="preserve">Table </w:t>
      </w:r>
      <w:r w:rsidRPr="238D70B0" w:rsidR="3A65F1BC">
        <w:rPr>
          <w:rFonts w:ascii="Arial" w:hAnsi="Arial" w:eastAsia="Arial" w:cs="Arial"/>
          <w:b w:val="1"/>
          <w:bCs w:val="1"/>
          <w:sz w:val="24"/>
          <w:szCs w:val="24"/>
        </w:rPr>
        <w:t>5</w:t>
      </w:r>
      <w:r w:rsidRPr="238D70B0" w:rsidR="72B284AD">
        <w:rPr>
          <w:rFonts w:ascii="Arial" w:hAnsi="Arial" w:eastAsia="Arial" w:cs="Arial"/>
          <w:b w:val="1"/>
          <w:bCs w:val="1"/>
          <w:sz w:val="24"/>
          <w:szCs w:val="24"/>
        </w:rPr>
        <w:t xml:space="preserve">.13: Enzyme </w:t>
      </w:r>
      <w:r w:rsidRPr="238D70B0" w:rsidR="114004D5">
        <w:rPr>
          <w:rFonts w:ascii="Arial" w:hAnsi="Arial" w:eastAsia="Arial" w:cs="Arial"/>
          <w:b w:val="1"/>
          <w:bCs w:val="1"/>
          <w:sz w:val="24"/>
          <w:szCs w:val="24"/>
        </w:rPr>
        <w:t>T</w:t>
      </w:r>
      <w:r w:rsidRPr="238D70B0" w:rsidR="72B284AD">
        <w:rPr>
          <w:rFonts w:ascii="Arial" w:hAnsi="Arial" w:eastAsia="Arial" w:cs="Arial"/>
          <w:b w:val="1"/>
          <w:bCs w:val="1"/>
          <w:sz w:val="24"/>
          <w:szCs w:val="24"/>
        </w:rPr>
        <w:t xml:space="preserve">reatment vs. </w:t>
      </w:r>
      <w:r w:rsidRPr="238D70B0" w:rsidR="0778127A">
        <w:rPr>
          <w:rFonts w:ascii="Arial" w:hAnsi="Arial" w:eastAsia="Arial" w:cs="Arial"/>
          <w:b w:val="1"/>
          <w:bCs w:val="1"/>
          <w:sz w:val="24"/>
          <w:szCs w:val="24"/>
        </w:rPr>
        <w:t>E</w:t>
      </w:r>
      <w:r w:rsidRPr="238D70B0" w:rsidR="72B284AD">
        <w:rPr>
          <w:rFonts w:ascii="Arial" w:hAnsi="Arial" w:eastAsia="Arial" w:cs="Arial"/>
          <w:b w:val="1"/>
          <w:bCs w:val="1"/>
          <w:sz w:val="24"/>
          <w:szCs w:val="24"/>
        </w:rPr>
        <w:t xml:space="preserve">nzyme </w:t>
      </w:r>
      <w:r w:rsidRPr="238D70B0" w:rsidR="3DB7BA82">
        <w:rPr>
          <w:rFonts w:ascii="Arial" w:hAnsi="Arial" w:eastAsia="Arial" w:cs="Arial"/>
          <w:b w:val="1"/>
          <w:bCs w:val="1"/>
          <w:sz w:val="24"/>
          <w:szCs w:val="24"/>
        </w:rPr>
        <w:t>R</w:t>
      </w:r>
      <w:r w:rsidRPr="238D70B0" w:rsidR="72B284AD">
        <w:rPr>
          <w:rFonts w:ascii="Arial" w:hAnsi="Arial" w:eastAsia="Arial" w:cs="Arial"/>
          <w:b w:val="1"/>
          <w:bCs w:val="1"/>
          <w:sz w:val="24"/>
          <w:szCs w:val="24"/>
        </w:rPr>
        <w:t xml:space="preserve">eaction </w:t>
      </w:r>
      <w:r w:rsidRPr="238D70B0" w:rsidR="2D96130D">
        <w:rPr>
          <w:rFonts w:ascii="Arial" w:hAnsi="Arial" w:eastAsia="Arial" w:cs="Arial"/>
          <w:b w:val="1"/>
          <w:bCs w:val="1"/>
          <w:sz w:val="24"/>
          <w:szCs w:val="24"/>
        </w:rPr>
        <w:t>R</w:t>
      </w:r>
      <w:r w:rsidRPr="238D70B0" w:rsidR="72B284AD">
        <w:rPr>
          <w:rFonts w:ascii="Arial" w:hAnsi="Arial" w:eastAsia="Arial" w:cs="Arial"/>
          <w:b w:val="1"/>
          <w:bCs w:val="1"/>
          <w:sz w:val="24"/>
          <w:szCs w:val="24"/>
        </w:rPr>
        <w:t xml:space="preserve">ate </w:t>
      </w:r>
      <w:r w:rsidRPr="238D70B0" w:rsidR="30AE4F60">
        <w:rPr>
          <w:rFonts w:ascii="Arial" w:hAnsi="Arial" w:eastAsia="Arial" w:cs="Arial"/>
          <w:b w:val="1"/>
          <w:bCs w:val="1"/>
          <w:sz w:val="24"/>
          <w:szCs w:val="24"/>
        </w:rPr>
        <w:t>D</w:t>
      </w:r>
      <w:r w:rsidRPr="238D70B0" w:rsidR="72B284AD">
        <w:rPr>
          <w:rFonts w:ascii="Arial" w:hAnsi="Arial" w:eastAsia="Arial" w:cs="Arial"/>
          <w:b w:val="1"/>
          <w:bCs w:val="1"/>
          <w:sz w:val="24"/>
          <w:szCs w:val="24"/>
        </w:rPr>
        <w:t>ata</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900"/>
        <w:gridCol w:w="2860"/>
      </w:tblGrid>
      <w:tr w:rsidRPr="00664495" w:rsidR="00962160" w:rsidTr="238D70B0" w14:paraId="6323D380" w14:textId="77777777">
        <w:trPr>
          <w:jc w:val="center"/>
          <w:trHeight w:val="405"/>
        </w:trPr>
        <w:tc>
          <w:tcPr>
            <w:tcW w:w="2900" w:type="dxa"/>
            <w:shd w:val="clear" w:color="auto" w:fill="auto"/>
            <w:tcMar/>
          </w:tcPr>
          <w:p w:rsidRPr="00664495" w:rsidR="00962160" w:rsidP="238D70B0" w:rsidRDefault="00962160" w14:paraId="508B92C1" w14:textId="77777777">
            <w:pPr>
              <w:jc w:val="center"/>
              <w:rPr>
                <w:rFonts w:ascii="Arial" w:hAnsi="Arial" w:eastAsia="Arial" w:cs="Arial"/>
                <w:b w:val="1"/>
                <w:bCs w:val="1"/>
              </w:rPr>
            </w:pPr>
            <w:r w:rsidRPr="238D70B0" w:rsidR="0ECE4386">
              <w:rPr>
                <w:rFonts w:ascii="Arial" w:hAnsi="Arial" w:eastAsia="Arial" w:cs="Arial"/>
                <w:b w:val="1"/>
                <w:bCs w:val="1"/>
              </w:rPr>
              <w:t>Enzyme concentration</w:t>
            </w:r>
          </w:p>
        </w:tc>
        <w:tc>
          <w:tcPr>
            <w:tcW w:w="2860" w:type="dxa"/>
            <w:shd w:val="clear" w:color="auto" w:fill="auto"/>
            <w:tcMar/>
          </w:tcPr>
          <w:p w:rsidRPr="00664495" w:rsidR="00962160" w:rsidP="238D70B0" w:rsidRDefault="00962160" w14:paraId="1589D101" w14:textId="5D178A4A">
            <w:pPr>
              <w:jc w:val="center"/>
              <w:rPr>
                <w:rFonts w:ascii="Arial" w:hAnsi="Arial" w:eastAsia="Arial" w:cs="Arial"/>
                <w:b w:val="1"/>
                <w:bCs w:val="1"/>
              </w:rPr>
            </w:pPr>
            <w:r w:rsidRPr="238D70B0" w:rsidR="0ECE4386">
              <w:rPr>
                <w:rFonts w:ascii="Arial" w:hAnsi="Arial" w:eastAsia="Arial" w:cs="Arial"/>
                <w:b w:val="1"/>
                <w:bCs w:val="1"/>
              </w:rPr>
              <w:t xml:space="preserve">Reaction </w:t>
            </w:r>
            <w:r w:rsidRPr="238D70B0" w:rsidR="4C38422E">
              <w:rPr>
                <w:rFonts w:ascii="Arial" w:hAnsi="Arial" w:eastAsia="Arial" w:cs="Arial"/>
                <w:b w:val="1"/>
                <w:bCs w:val="1"/>
              </w:rPr>
              <w:t>R</w:t>
            </w:r>
            <w:r w:rsidRPr="238D70B0" w:rsidR="0ECE4386">
              <w:rPr>
                <w:rFonts w:ascii="Arial" w:hAnsi="Arial" w:eastAsia="Arial" w:cs="Arial"/>
                <w:b w:val="1"/>
                <w:bCs w:val="1"/>
              </w:rPr>
              <w:t>ate</w:t>
            </w:r>
          </w:p>
        </w:tc>
      </w:tr>
      <w:tr w:rsidRPr="00664495" w:rsidR="00962160" w:rsidTr="238D70B0" w14:paraId="5DCE0837" w14:textId="77777777">
        <w:trPr>
          <w:jc w:val="center"/>
        </w:trPr>
        <w:tc>
          <w:tcPr>
            <w:tcW w:w="2900" w:type="dxa"/>
            <w:shd w:val="clear" w:color="auto" w:fill="auto"/>
            <w:tcMar/>
          </w:tcPr>
          <w:p w:rsidRPr="00664495" w:rsidR="00962160" w:rsidP="238D70B0" w:rsidRDefault="00962160" w14:paraId="7075C1EB" w14:textId="77777777">
            <w:pPr>
              <w:spacing w:after="0"/>
              <w:jc w:val="center"/>
              <w:rPr>
                <w:rFonts w:ascii="Arial" w:hAnsi="Arial" w:eastAsia="Arial" w:cs="Arial"/>
                <w:b w:val="1"/>
                <w:bCs w:val="1"/>
              </w:rPr>
            </w:pPr>
            <w:r w:rsidRPr="238D70B0" w:rsidR="0ECE4386">
              <w:rPr>
                <w:rFonts w:ascii="Arial" w:hAnsi="Arial" w:eastAsia="Arial" w:cs="Arial"/>
                <w:b w:val="1"/>
                <w:bCs w:val="1"/>
              </w:rPr>
              <w:t>0.5 x</w:t>
            </w:r>
          </w:p>
        </w:tc>
        <w:tc>
          <w:tcPr>
            <w:tcW w:w="2860" w:type="dxa"/>
            <w:shd w:val="clear" w:color="auto" w:fill="auto"/>
            <w:tcMar/>
          </w:tcPr>
          <w:p w:rsidRPr="00664495" w:rsidR="00962160" w:rsidP="238D70B0" w:rsidRDefault="00962160" w14:paraId="709D4E34" w14:textId="77777777">
            <w:pPr>
              <w:spacing w:after="0"/>
              <w:rPr>
                <w:rFonts w:ascii="Arial" w:hAnsi="Arial" w:eastAsia="Arial" w:cs="Arial"/>
              </w:rPr>
            </w:pPr>
          </w:p>
        </w:tc>
      </w:tr>
      <w:tr w:rsidRPr="00664495" w:rsidR="00962160" w:rsidTr="238D70B0" w14:paraId="432507A4" w14:textId="77777777">
        <w:trPr>
          <w:jc w:val="center"/>
        </w:trPr>
        <w:tc>
          <w:tcPr>
            <w:tcW w:w="2900" w:type="dxa"/>
            <w:shd w:val="clear" w:color="auto" w:fill="auto"/>
            <w:tcMar/>
          </w:tcPr>
          <w:p w:rsidRPr="00664495" w:rsidR="00962160" w:rsidP="238D70B0" w:rsidRDefault="00962160" w14:paraId="441E1267" w14:textId="77777777">
            <w:pPr>
              <w:spacing w:after="0"/>
              <w:jc w:val="center"/>
              <w:rPr>
                <w:rFonts w:ascii="Arial" w:hAnsi="Arial" w:eastAsia="Arial" w:cs="Arial"/>
                <w:b w:val="1"/>
                <w:bCs w:val="1"/>
              </w:rPr>
            </w:pPr>
            <w:r w:rsidRPr="238D70B0" w:rsidR="0ECE4386">
              <w:rPr>
                <w:rFonts w:ascii="Arial" w:hAnsi="Arial" w:eastAsia="Arial" w:cs="Arial"/>
                <w:b w:val="1"/>
                <w:bCs w:val="1"/>
              </w:rPr>
              <w:t>1.0 x</w:t>
            </w:r>
          </w:p>
        </w:tc>
        <w:tc>
          <w:tcPr>
            <w:tcW w:w="2860" w:type="dxa"/>
            <w:shd w:val="clear" w:color="auto" w:fill="auto"/>
            <w:tcMar/>
          </w:tcPr>
          <w:p w:rsidRPr="00664495" w:rsidR="00962160" w:rsidP="238D70B0" w:rsidRDefault="00962160" w14:paraId="50B4CCE3" w14:textId="77777777">
            <w:pPr>
              <w:spacing w:after="0"/>
              <w:rPr>
                <w:rFonts w:ascii="Arial" w:hAnsi="Arial" w:eastAsia="Arial" w:cs="Arial"/>
              </w:rPr>
            </w:pPr>
          </w:p>
        </w:tc>
      </w:tr>
      <w:tr w:rsidRPr="00664495" w:rsidR="00962160" w:rsidTr="238D70B0" w14:paraId="4ACCD34A" w14:textId="77777777">
        <w:trPr>
          <w:trHeight w:val="278"/>
          <w:jc w:val="center"/>
        </w:trPr>
        <w:tc>
          <w:tcPr>
            <w:tcW w:w="2900" w:type="dxa"/>
            <w:shd w:val="clear" w:color="auto" w:fill="auto"/>
            <w:tcMar/>
          </w:tcPr>
          <w:p w:rsidRPr="00664495" w:rsidR="00962160" w:rsidP="238D70B0" w:rsidRDefault="00962160" w14:paraId="7EA2FCFC" w14:textId="77777777">
            <w:pPr>
              <w:spacing w:after="0"/>
              <w:jc w:val="center"/>
              <w:rPr>
                <w:rFonts w:ascii="Arial" w:hAnsi="Arial" w:eastAsia="Arial" w:cs="Arial"/>
                <w:b w:val="1"/>
                <w:bCs w:val="1"/>
              </w:rPr>
            </w:pPr>
            <w:r w:rsidRPr="238D70B0" w:rsidR="0ECE4386">
              <w:rPr>
                <w:rFonts w:ascii="Arial" w:hAnsi="Arial" w:eastAsia="Arial" w:cs="Arial"/>
                <w:b w:val="1"/>
                <w:bCs w:val="1"/>
              </w:rPr>
              <w:t>2.0 x</w:t>
            </w:r>
          </w:p>
        </w:tc>
        <w:tc>
          <w:tcPr>
            <w:tcW w:w="2860" w:type="dxa"/>
            <w:shd w:val="clear" w:color="auto" w:fill="auto"/>
            <w:tcMar/>
          </w:tcPr>
          <w:p w:rsidRPr="00664495" w:rsidR="00962160" w:rsidP="238D70B0" w:rsidRDefault="00962160" w14:paraId="4DD04AA7" w14:textId="77777777">
            <w:pPr>
              <w:spacing w:after="0"/>
              <w:rPr>
                <w:rFonts w:ascii="Arial" w:hAnsi="Arial" w:eastAsia="Arial" w:cs="Arial"/>
              </w:rPr>
            </w:pPr>
          </w:p>
        </w:tc>
      </w:tr>
    </w:tbl>
    <w:p w:rsidRPr="00664495" w:rsidR="00E24CF1" w:rsidP="238D70B0" w:rsidRDefault="00E24CF1" w14:paraId="2ED2A9EE" w14:textId="77777777">
      <w:pPr>
        <w:spacing w:after="0"/>
        <w:ind w:left="720"/>
        <w:rPr>
          <w:rFonts w:ascii="Arial" w:hAnsi="Arial" w:eastAsia="Arial" w:cs="Arial"/>
          <w:b w:val="1"/>
          <w:bCs w:val="1"/>
        </w:rPr>
      </w:pPr>
    </w:p>
    <w:p w:rsidRPr="00664495" w:rsidR="00E24CF1" w:rsidP="238D70B0" w:rsidRDefault="00E24CF1" w14:paraId="62CDE673" w14:textId="7B211AD5">
      <w:pPr>
        <w:spacing w:before="240" w:after="0"/>
        <w:ind w:left="720"/>
        <w:rPr>
          <w:rFonts w:ascii="Arial" w:hAnsi="Arial" w:eastAsia="Arial" w:cs="Arial"/>
        </w:rPr>
      </w:pPr>
      <w:r w:rsidRPr="238D70B0" w:rsidR="20CB8335">
        <w:rPr>
          <w:rFonts w:ascii="Arial" w:hAnsi="Arial" w:eastAsia="Arial" w:cs="Arial"/>
        </w:rPr>
        <w:t xml:space="preserve">Describe the relationship </w:t>
      </w:r>
      <w:r w:rsidRPr="238D70B0" w:rsidR="25321DC8">
        <w:rPr>
          <w:rFonts w:ascii="Arial" w:hAnsi="Arial" w:eastAsia="Arial" w:cs="Arial"/>
        </w:rPr>
        <w:t>between</w:t>
      </w:r>
      <w:r w:rsidRPr="238D70B0" w:rsidR="20CB8335">
        <w:rPr>
          <w:rFonts w:ascii="Arial" w:hAnsi="Arial" w:eastAsia="Arial" w:cs="Arial"/>
        </w:rPr>
        <w:t xml:space="preserve"> the enzyme concentration vs. the reaction rate trend that you plotted in your graphs.</w:t>
      </w:r>
    </w:p>
    <w:p w:rsidRPr="00664495" w:rsidR="00E24CF1" w:rsidP="238D70B0" w:rsidRDefault="00E24CF1" w14:paraId="100EC590" w14:textId="77777777">
      <w:pPr>
        <w:spacing w:after="0"/>
        <w:ind w:left="720"/>
        <w:rPr>
          <w:rFonts w:ascii="Arial" w:hAnsi="Arial" w:eastAsia="Arial" w:cs="Arial"/>
          <w:b w:val="1"/>
          <w:bCs w:val="1"/>
        </w:rPr>
      </w:pPr>
    </w:p>
    <w:p w:rsidRPr="00664495" w:rsidR="00E24CF1" w:rsidP="238D70B0" w:rsidRDefault="00E24CF1" w14:paraId="21BDDB7D" w14:textId="77777777">
      <w:pPr>
        <w:spacing w:after="0"/>
        <w:ind w:left="720"/>
        <w:rPr>
          <w:rFonts w:ascii="Arial" w:hAnsi="Arial" w:eastAsia="Arial" w:cs="Arial"/>
          <w:b w:val="1"/>
          <w:bCs w:val="1"/>
        </w:rPr>
      </w:pPr>
    </w:p>
    <w:p w:rsidR="0082106B" w:rsidP="238D70B0" w:rsidRDefault="0082106B" w14:paraId="304D4DA8" w14:textId="77777777">
      <w:pPr>
        <w:spacing w:before="240"/>
        <w:ind w:left="720"/>
        <w:rPr>
          <w:rFonts w:ascii="Arial" w:hAnsi="Arial" w:eastAsia="Arial" w:cs="Arial"/>
          <w:b w:val="1"/>
          <w:bCs w:val="1"/>
        </w:rPr>
      </w:pPr>
    </w:p>
    <w:p w:rsidR="00942BBD" w:rsidP="238D70B0" w:rsidRDefault="00942BBD" w14:paraId="2F7155FA" w14:textId="77777777">
      <w:pPr>
        <w:spacing w:before="240"/>
        <w:ind w:left="720"/>
        <w:rPr>
          <w:rFonts w:ascii="Arial" w:hAnsi="Arial" w:eastAsia="Arial" w:cs="Arial"/>
          <w:b w:val="1"/>
          <w:bCs w:val="1"/>
        </w:rPr>
      </w:pPr>
    </w:p>
    <w:p w:rsidR="00942BBD" w:rsidP="238D70B0" w:rsidRDefault="00942BBD" w14:paraId="494C661D" w14:textId="77777777">
      <w:pPr>
        <w:spacing w:before="240"/>
        <w:ind w:left="720"/>
        <w:rPr>
          <w:rFonts w:ascii="Arial" w:hAnsi="Arial" w:eastAsia="Arial" w:cs="Arial"/>
          <w:b w:val="1"/>
          <w:bCs w:val="1"/>
        </w:rPr>
      </w:pPr>
    </w:p>
    <w:p w:rsidR="0082106B" w:rsidP="238D70B0" w:rsidRDefault="0082106B" w14:paraId="0DEB8582" w14:textId="77777777">
      <w:pPr>
        <w:spacing w:before="240"/>
        <w:ind w:left="720"/>
        <w:rPr>
          <w:rFonts w:ascii="Arial" w:hAnsi="Arial" w:eastAsia="Arial" w:cs="Arial"/>
          <w:b w:val="1"/>
          <w:bCs w:val="1"/>
        </w:rPr>
      </w:pPr>
    </w:p>
    <w:p w:rsidRPr="00664495" w:rsidR="00962160" w:rsidP="238D70B0" w:rsidRDefault="00962160" w14:paraId="6D798ED8" w14:textId="52D77FC3">
      <w:pPr>
        <w:numPr>
          <w:ilvl w:val="1"/>
          <w:numId w:val="2"/>
        </w:numPr>
        <w:spacing w:before="240"/>
        <w:rPr>
          <w:rFonts w:ascii="Arial" w:hAnsi="Arial" w:eastAsia="Arial" w:cs="Arial"/>
          <w:b w:val="1"/>
          <w:bCs w:val="1"/>
        </w:rPr>
      </w:pPr>
      <w:r w:rsidRPr="238D70B0" w:rsidR="0ECE4386">
        <w:rPr>
          <w:rFonts w:ascii="Arial" w:hAnsi="Arial" w:eastAsia="Arial" w:cs="Arial"/>
          <w:b w:val="1"/>
          <w:bCs w:val="1"/>
        </w:rPr>
        <w:t>Substr</w:t>
      </w:r>
      <w:r w:rsidRPr="238D70B0" w:rsidR="6C328850">
        <w:rPr>
          <w:rFonts w:ascii="Arial" w:hAnsi="Arial" w:eastAsia="Arial" w:cs="Arial"/>
          <w:b w:val="1"/>
          <w:bCs w:val="1"/>
        </w:rPr>
        <w:t>ate c</w:t>
      </w:r>
      <w:r w:rsidRPr="238D70B0" w:rsidR="0ECE4386">
        <w:rPr>
          <w:rFonts w:ascii="Arial" w:hAnsi="Arial" w:eastAsia="Arial" w:cs="Arial"/>
          <w:b w:val="1"/>
          <w:bCs w:val="1"/>
        </w:rPr>
        <w:t>oncentration</w:t>
      </w:r>
      <w:r w:rsidRPr="238D70B0" w:rsidR="6C328850">
        <w:rPr>
          <w:rFonts w:ascii="Arial" w:hAnsi="Arial" w:eastAsia="Arial" w:cs="Arial"/>
          <w:b w:val="1"/>
          <w:bCs w:val="1"/>
        </w:rPr>
        <w:t xml:space="preserve"> experiment</w:t>
      </w:r>
    </w:p>
    <w:p w:rsidRPr="00664495" w:rsidR="00903235" w:rsidP="238D70B0" w:rsidRDefault="00903235" w14:paraId="6B69DAE5" w14:textId="49412765">
      <w:pPr>
        <w:spacing w:before="240"/>
        <w:ind w:left="720"/>
        <w:rPr>
          <w:rFonts w:ascii="Arial" w:hAnsi="Arial" w:eastAsia="Arial" w:cs="Arial"/>
          <w:b w:val="1"/>
          <w:bCs w:val="1"/>
        </w:rPr>
      </w:pPr>
      <w:r w:rsidRPr="238D70B0" w:rsidR="72B284AD">
        <w:rPr>
          <w:rFonts w:ascii="Arial" w:hAnsi="Arial" w:eastAsia="Arial" w:cs="Arial"/>
          <w:b w:val="1"/>
          <w:bCs w:val="1"/>
        </w:rPr>
        <w:t xml:space="preserve">Table </w:t>
      </w:r>
      <w:r w:rsidRPr="238D70B0" w:rsidR="20A700EC">
        <w:rPr>
          <w:rFonts w:ascii="Arial" w:hAnsi="Arial" w:eastAsia="Arial" w:cs="Arial"/>
          <w:b w:val="1"/>
          <w:bCs w:val="1"/>
        </w:rPr>
        <w:t>5</w:t>
      </w:r>
      <w:r w:rsidRPr="238D70B0" w:rsidR="72B284AD">
        <w:rPr>
          <w:rFonts w:ascii="Arial" w:hAnsi="Arial" w:eastAsia="Arial" w:cs="Arial"/>
          <w:b w:val="1"/>
          <w:bCs w:val="1"/>
        </w:rPr>
        <w:t xml:space="preserve">.14:  Substrate </w:t>
      </w:r>
      <w:r w:rsidRPr="238D70B0" w:rsidR="39EBA3C4">
        <w:rPr>
          <w:rFonts w:ascii="Arial" w:hAnsi="Arial" w:eastAsia="Arial" w:cs="Arial"/>
          <w:b w:val="1"/>
          <w:bCs w:val="1"/>
        </w:rPr>
        <w:t>T</w:t>
      </w:r>
      <w:r w:rsidRPr="238D70B0" w:rsidR="72B284AD">
        <w:rPr>
          <w:rFonts w:ascii="Arial" w:hAnsi="Arial" w:eastAsia="Arial" w:cs="Arial"/>
          <w:b w:val="1"/>
          <w:bCs w:val="1"/>
          <w:sz w:val="24"/>
          <w:szCs w:val="24"/>
        </w:rPr>
        <w:t xml:space="preserve">reatment vs. </w:t>
      </w:r>
      <w:r w:rsidRPr="238D70B0" w:rsidR="43962438">
        <w:rPr>
          <w:rFonts w:ascii="Arial" w:hAnsi="Arial" w:eastAsia="Arial" w:cs="Arial"/>
          <w:b w:val="1"/>
          <w:bCs w:val="1"/>
          <w:sz w:val="24"/>
          <w:szCs w:val="24"/>
        </w:rPr>
        <w:t>E</w:t>
      </w:r>
      <w:r w:rsidRPr="238D70B0" w:rsidR="72B284AD">
        <w:rPr>
          <w:rFonts w:ascii="Arial" w:hAnsi="Arial" w:eastAsia="Arial" w:cs="Arial"/>
          <w:b w:val="1"/>
          <w:bCs w:val="1"/>
          <w:sz w:val="24"/>
          <w:szCs w:val="24"/>
        </w:rPr>
        <w:t xml:space="preserve">nzyme </w:t>
      </w:r>
      <w:r w:rsidRPr="238D70B0" w:rsidR="0D175421">
        <w:rPr>
          <w:rFonts w:ascii="Arial" w:hAnsi="Arial" w:eastAsia="Arial" w:cs="Arial"/>
          <w:b w:val="1"/>
          <w:bCs w:val="1"/>
          <w:sz w:val="24"/>
          <w:szCs w:val="24"/>
        </w:rPr>
        <w:t>R</w:t>
      </w:r>
      <w:r w:rsidRPr="238D70B0" w:rsidR="72B284AD">
        <w:rPr>
          <w:rFonts w:ascii="Arial" w:hAnsi="Arial" w:eastAsia="Arial" w:cs="Arial"/>
          <w:b w:val="1"/>
          <w:bCs w:val="1"/>
          <w:sz w:val="24"/>
          <w:szCs w:val="24"/>
        </w:rPr>
        <w:t xml:space="preserve">eaction </w:t>
      </w:r>
      <w:r w:rsidRPr="238D70B0" w:rsidR="173ED5FA">
        <w:rPr>
          <w:rFonts w:ascii="Arial" w:hAnsi="Arial" w:eastAsia="Arial" w:cs="Arial"/>
          <w:b w:val="1"/>
          <w:bCs w:val="1"/>
          <w:sz w:val="24"/>
          <w:szCs w:val="24"/>
        </w:rPr>
        <w:t>R</w:t>
      </w:r>
      <w:r w:rsidRPr="238D70B0" w:rsidR="72B284AD">
        <w:rPr>
          <w:rFonts w:ascii="Arial" w:hAnsi="Arial" w:eastAsia="Arial" w:cs="Arial"/>
          <w:b w:val="1"/>
          <w:bCs w:val="1"/>
          <w:sz w:val="24"/>
          <w:szCs w:val="24"/>
        </w:rPr>
        <w:t xml:space="preserve">ate </w:t>
      </w:r>
      <w:r w:rsidRPr="238D70B0" w:rsidR="697F539C">
        <w:rPr>
          <w:rFonts w:ascii="Arial" w:hAnsi="Arial" w:eastAsia="Arial" w:cs="Arial"/>
          <w:b w:val="1"/>
          <w:bCs w:val="1"/>
          <w:sz w:val="24"/>
          <w:szCs w:val="24"/>
        </w:rPr>
        <w:t>D</w:t>
      </w:r>
      <w:r w:rsidRPr="238D70B0" w:rsidR="72B284AD">
        <w:rPr>
          <w:rFonts w:ascii="Arial" w:hAnsi="Arial" w:eastAsia="Arial" w:cs="Arial"/>
          <w:b w:val="1"/>
          <w:bCs w:val="1"/>
          <w:sz w:val="24"/>
          <w:szCs w:val="24"/>
        </w:rPr>
        <w:t>ata</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900"/>
        <w:gridCol w:w="2860"/>
      </w:tblGrid>
      <w:tr w:rsidRPr="00664495" w:rsidR="00962160" w:rsidTr="238D70B0" w14:paraId="6FE6E6F7" w14:textId="77777777">
        <w:trPr>
          <w:jc w:val="center"/>
        </w:trPr>
        <w:tc>
          <w:tcPr>
            <w:tcW w:w="2900" w:type="dxa"/>
            <w:shd w:val="clear" w:color="auto" w:fill="auto"/>
            <w:tcMar/>
          </w:tcPr>
          <w:p w:rsidRPr="00664495" w:rsidR="00962160" w:rsidP="238D70B0" w:rsidRDefault="00962160" w14:paraId="56FF68B8" w14:textId="77777777">
            <w:pPr>
              <w:jc w:val="center"/>
              <w:rPr>
                <w:rFonts w:ascii="Arial" w:hAnsi="Arial" w:eastAsia="Arial" w:cs="Arial"/>
                <w:b w:val="1"/>
                <w:bCs w:val="1"/>
              </w:rPr>
            </w:pPr>
            <w:r w:rsidRPr="238D70B0" w:rsidR="0ECE4386">
              <w:rPr>
                <w:rFonts w:ascii="Arial" w:hAnsi="Arial" w:eastAsia="Arial" w:cs="Arial"/>
                <w:b w:val="1"/>
                <w:bCs w:val="1"/>
              </w:rPr>
              <w:t>Substrate concentration</w:t>
            </w:r>
          </w:p>
        </w:tc>
        <w:tc>
          <w:tcPr>
            <w:tcW w:w="2860" w:type="dxa"/>
            <w:shd w:val="clear" w:color="auto" w:fill="auto"/>
            <w:tcMar/>
          </w:tcPr>
          <w:p w:rsidRPr="00664495" w:rsidR="00962160" w:rsidP="238D70B0" w:rsidRDefault="00962160" w14:paraId="1F61397B" w14:textId="2DD5620E">
            <w:pPr>
              <w:jc w:val="center"/>
              <w:rPr>
                <w:rFonts w:ascii="Arial" w:hAnsi="Arial" w:eastAsia="Arial" w:cs="Arial"/>
                <w:b w:val="1"/>
                <w:bCs w:val="1"/>
              </w:rPr>
            </w:pPr>
            <w:r w:rsidRPr="238D70B0" w:rsidR="0ECE4386">
              <w:rPr>
                <w:rFonts w:ascii="Arial" w:hAnsi="Arial" w:eastAsia="Arial" w:cs="Arial"/>
                <w:b w:val="1"/>
                <w:bCs w:val="1"/>
              </w:rPr>
              <w:t xml:space="preserve">Reaction </w:t>
            </w:r>
            <w:r w:rsidRPr="238D70B0" w:rsidR="17930320">
              <w:rPr>
                <w:rFonts w:ascii="Arial" w:hAnsi="Arial" w:eastAsia="Arial" w:cs="Arial"/>
                <w:b w:val="1"/>
                <w:bCs w:val="1"/>
              </w:rPr>
              <w:t>R</w:t>
            </w:r>
            <w:r w:rsidRPr="238D70B0" w:rsidR="0ECE4386">
              <w:rPr>
                <w:rFonts w:ascii="Arial" w:hAnsi="Arial" w:eastAsia="Arial" w:cs="Arial"/>
                <w:b w:val="1"/>
                <w:bCs w:val="1"/>
              </w:rPr>
              <w:t>ate</w:t>
            </w:r>
          </w:p>
        </w:tc>
      </w:tr>
      <w:tr w:rsidRPr="00664495" w:rsidR="00962160" w:rsidTr="238D70B0" w14:paraId="587B720E" w14:textId="77777777">
        <w:trPr>
          <w:jc w:val="center"/>
        </w:trPr>
        <w:tc>
          <w:tcPr>
            <w:tcW w:w="2900" w:type="dxa"/>
            <w:shd w:val="clear" w:color="auto" w:fill="auto"/>
            <w:tcMar/>
          </w:tcPr>
          <w:p w:rsidRPr="00664495" w:rsidR="00962160" w:rsidP="238D70B0" w:rsidRDefault="00707F81" w14:paraId="08379648" w14:textId="77777777">
            <w:pPr>
              <w:spacing w:after="0"/>
              <w:jc w:val="center"/>
              <w:rPr>
                <w:rFonts w:ascii="Arial" w:hAnsi="Arial" w:eastAsia="Arial" w:cs="Arial"/>
                <w:b w:val="1"/>
                <w:bCs w:val="1"/>
              </w:rPr>
            </w:pPr>
            <w:r w:rsidRPr="238D70B0" w:rsidR="5655E805">
              <w:rPr>
                <w:rFonts w:ascii="Arial" w:hAnsi="Arial" w:eastAsia="Arial" w:cs="Arial"/>
                <w:b w:val="1"/>
                <w:bCs w:val="1"/>
              </w:rPr>
              <w:t>0.5x</w:t>
            </w:r>
          </w:p>
        </w:tc>
        <w:tc>
          <w:tcPr>
            <w:tcW w:w="2860" w:type="dxa"/>
            <w:shd w:val="clear" w:color="auto" w:fill="auto"/>
            <w:tcMar/>
          </w:tcPr>
          <w:p w:rsidRPr="00664495" w:rsidR="00962160" w:rsidP="238D70B0" w:rsidRDefault="00962160" w14:paraId="578D0812" w14:textId="77777777">
            <w:pPr>
              <w:spacing w:after="0"/>
              <w:rPr>
                <w:rFonts w:ascii="Arial" w:hAnsi="Arial" w:eastAsia="Arial" w:cs="Arial"/>
              </w:rPr>
            </w:pPr>
          </w:p>
        </w:tc>
      </w:tr>
      <w:tr w:rsidRPr="00664495" w:rsidR="00962160" w:rsidTr="238D70B0" w14:paraId="15379336" w14:textId="77777777">
        <w:trPr>
          <w:jc w:val="center"/>
        </w:trPr>
        <w:tc>
          <w:tcPr>
            <w:tcW w:w="2900" w:type="dxa"/>
            <w:shd w:val="clear" w:color="auto" w:fill="auto"/>
            <w:tcMar/>
          </w:tcPr>
          <w:p w:rsidRPr="00664495" w:rsidR="00962160" w:rsidP="238D70B0" w:rsidRDefault="00707F81" w14:paraId="12D362EC" w14:textId="77777777">
            <w:pPr>
              <w:spacing w:after="0"/>
              <w:jc w:val="center"/>
              <w:rPr>
                <w:rFonts w:ascii="Arial" w:hAnsi="Arial" w:eastAsia="Arial" w:cs="Arial"/>
                <w:b w:val="1"/>
                <w:bCs w:val="1"/>
              </w:rPr>
            </w:pPr>
            <w:r w:rsidRPr="238D70B0" w:rsidR="5655E805">
              <w:rPr>
                <w:rFonts w:ascii="Arial" w:hAnsi="Arial" w:eastAsia="Arial" w:cs="Arial"/>
                <w:b w:val="1"/>
                <w:bCs w:val="1"/>
              </w:rPr>
              <w:t>1.0x</w:t>
            </w:r>
          </w:p>
        </w:tc>
        <w:tc>
          <w:tcPr>
            <w:tcW w:w="2860" w:type="dxa"/>
            <w:shd w:val="clear" w:color="auto" w:fill="auto"/>
            <w:tcMar/>
          </w:tcPr>
          <w:p w:rsidRPr="00664495" w:rsidR="00962160" w:rsidP="238D70B0" w:rsidRDefault="00962160" w14:paraId="5286B76C" w14:textId="77777777">
            <w:pPr>
              <w:spacing w:after="0"/>
              <w:rPr>
                <w:rFonts w:ascii="Arial" w:hAnsi="Arial" w:eastAsia="Arial" w:cs="Arial"/>
              </w:rPr>
            </w:pPr>
          </w:p>
        </w:tc>
      </w:tr>
      <w:tr w:rsidRPr="00664495" w:rsidR="00962160" w:rsidTr="238D70B0" w14:paraId="7951F0ED" w14:textId="77777777">
        <w:trPr>
          <w:jc w:val="center"/>
        </w:trPr>
        <w:tc>
          <w:tcPr>
            <w:tcW w:w="2900" w:type="dxa"/>
            <w:shd w:val="clear" w:color="auto" w:fill="auto"/>
            <w:tcMar/>
          </w:tcPr>
          <w:p w:rsidRPr="00664495" w:rsidR="00962160" w:rsidP="238D70B0" w:rsidRDefault="00707F81" w14:paraId="10174474" w14:textId="77777777">
            <w:pPr>
              <w:spacing w:after="0"/>
              <w:jc w:val="center"/>
              <w:rPr>
                <w:rFonts w:ascii="Arial" w:hAnsi="Arial" w:eastAsia="Arial" w:cs="Arial"/>
                <w:b w:val="1"/>
                <w:bCs w:val="1"/>
              </w:rPr>
            </w:pPr>
            <w:r w:rsidRPr="238D70B0" w:rsidR="5655E805">
              <w:rPr>
                <w:rFonts w:ascii="Arial" w:hAnsi="Arial" w:eastAsia="Arial" w:cs="Arial"/>
                <w:b w:val="1"/>
                <w:bCs w:val="1"/>
              </w:rPr>
              <w:t>2.0x</w:t>
            </w:r>
          </w:p>
        </w:tc>
        <w:tc>
          <w:tcPr>
            <w:tcW w:w="2860" w:type="dxa"/>
            <w:shd w:val="clear" w:color="auto" w:fill="auto"/>
            <w:tcMar/>
          </w:tcPr>
          <w:p w:rsidRPr="00664495" w:rsidR="00962160" w:rsidP="238D70B0" w:rsidRDefault="00962160" w14:paraId="67A9D4B4" w14:textId="77777777">
            <w:pPr>
              <w:spacing w:after="0"/>
              <w:rPr>
                <w:rFonts w:ascii="Arial" w:hAnsi="Arial" w:eastAsia="Arial" w:cs="Arial"/>
              </w:rPr>
            </w:pPr>
          </w:p>
        </w:tc>
      </w:tr>
    </w:tbl>
    <w:p w:rsidRPr="00664495" w:rsidR="00E24CF1" w:rsidP="238D70B0" w:rsidRDefault="00E24CF1" w14:paraId="5794B7BF" w14:textId="15E5AB66">
      <w:pPr>
        <w:spacing w:before="240" w:after="0"/>
        <w:ind w:left="720"/>
        <w:rPr>
          <w:rFonts w:ascii="Arial" w:hAnsi="Arial" w:eastAsia="Arial" w:cs="Arial"/>
        </w:rPr>
      </w:pPr>
      <w:r w:rsidRPr="238D70B0" w:rsidR="20CB8335">
        <w:rPr>
          <w:rFonts w:ascii="Arial" w:hAnsi="Arial" w:eastAsia="Arial" w:cs="Arial"/>
        </w:rPr>
        <w:t xml:space="preserve">Describe the relationship </w:t>
      </w:r>
      <w:r w:rsidRPr="238D70B0" w:rsidR="61887C04">
        <w:rPr>
          <w:rFonts w:ascii="Arial" w:hAnsi="Arial" w:eastAsia="Arial" w:cs="Arial"/>
        </w:rPr>
        <w:t>between</w:t>
      </w:r>
      <w:r w:rsidRPr="238D70B0" w:rsidR="20CB8335">
        <w:rPr>
          <w:rFonts w:ascii="Arial" w:hAnsi="Arial" w:eastAsia="Arial" w:cs="Arial"/>
        </w:rPr>
        <w:t xml:space="preserve"> the substrate concentration vs. the reaction rate trend that you plotted in your graphs.</w:t>
      </w:r>
    </w:p>
    <w:p w:rsidRPr="00664495" w:rsidR="00E24CF1" w:rsidP="238D70B0" w:rsidRDefault="00E24CF1" w14:paraId="7F59F9C4" w14:textId="77777777">
      <w:pPr>
        <w:spacing w:before="240"/>
        <w:ind w:left="720"/>
        <w:rPr>
          <w:rFonts w:ascii="Arial" w:hAnsi="Arial" w:eastAsia="Arial" w:cs="Arial"/>
          <w:b w:val="1"/>
          <w:bCs w:val="1"/>
        </w:rPr>
      </w:pPr>
    </w:p>
    <w:p w:rsidR="29F81FAE" w:rsidP="238D70B0" w:rsidRDefault="29F81FAE" w14:paraId="6777A06F" w14:textId="0DE22709">
      <w:pPr>
        <w:spacing w:before="240" w:line="240" w:lineRule="auto"/>
        <w:ind w:left="720"/>
        <w:rPr>
          <w:rFonts w:ascii="Arial" w:hAnsi="Arial" w:eastAsia="Arial" w:cs="Arial"/>
          <w:b w:val="1"/>
          <w:bCs w:val="1"/>
        </w:rPr>
      </w:pPr>
    </w:p>
    <w:p w:rsidR="29F81FAE" w:rsidP="238D70B0" w:rsidRDefault="29F81FAE" w14:paraId="7822B473" w14:textId="2293E236">
      <w:pPr>
        <w:spacing w:before="240" w:line="240" w:lineRule="auto"/>
        <w:ind w:left="720"/>
        <w:rPr>
          <w:rFonts w:ascii="Arial" w:hAnsi="Arial" w:eastAsia="Arial" w:cs="Arial"/>
          <w:b w:val="1"/>
          <w:bCs w:val="1"/>
        </w:rPr>
      </w:pPr>
    </w:p>
    <w:p w:rsidR="29F81FAE" w:rsidP="238D70B0" w:rsidRDefault="29F81FAE" w14:paraId="084D2826" w14:textId="1271E5F5">
      <w:pPr>
        <w:spacing w:before="240" w:line="240" w:lineRule="auto"/>
        <w:ind w:left="720"/>
        <w:rPr>
          <w:rFonts w:ascii="Arial" w:hAnsi="Arial" w:eastAsia="Arial" w:cs="Arial"/>
          <w:b w:val="1"/>
          <w:bCs w:val="1"/>
        </w:rPr>
      </w:pPr>
    </w:p>
    <w:p w:rsidRPr="00664495" w:rsidR="00962160" w:rsidP="238D70B0" w:rsidRDefault="00942BBD" w14:paraId="11997FBE" w14:textId="30A0B481">
      <w:pPr>
        <w:numPr>
          <w:ilvl w:val="0"/>
          <w:numId w:val="12"/>
        </w:numPr>
        <w:spacing w:before="240" w:line="240" w:lineRule="auto"/>
        <w:ind w:left="720"/>
        <w:rPr>
          <w:rFonts w:ascii="Arial" w:hAnsi="Arial" w:eastAsia="Arial" w:cs="Arial"/>
          <w:b w:val="1"/>
          <w:bCs w:val="1"/>
        </w:rPr>
      </w:pPr>
      <w:r w:rsidRPr="238D70B0" w:rsidR="4ED0442E">
        <w:rPr>
          <w:rFonts w:ascii="Arial" w:hAnsi="Arial" w:eastAsia="Arial" w:cs="Arial"/>
          <w:b w:val="1"/>
          <w:bCs w:val="1"/>
        </w:rPr>
        <w:t>Effects of pH</w:t>
      </w:r>
      <w:r w:rsidRPr="238D70B0" w:rsidR="6C328850">
        <w:rPr>
          <w:rFonts w:ascii="Arial" w:hAnsi="Arial" w:eastAsia="Arial" w:cs="Arial"/>
          <w:b w:val="1"/>
          <w:bCs w:val="1"/>
        </w:rPr>
        <w:t xml:space="preserve"> experiment</w:t>
      </w:r>
    </w:p>
    <w:p w:rsidRPr="00664495" w:rsidR="00903235" w:rsidP="238D70B0" w:rsidRDefault="00903235" w14:paraId="48C64981" w14:textId="64868632">
      <w:pPr>
        <w:spacing w:before="240" w:line="240" w:lineRule="auto"/>
        <w:ind w:left="720"/>
        <w:rPr>
          <w:rFonts w:ascii="Arial" w:hAnsi="Arial" w:eastAsia="Arial" w:cs="Arial"/>
          <w:b w:val="1"/>
          <w:bCs w:val="1"/>
        </w:rPr>
      </w:pPr>
      <w:r w:rsidRPr="238D70B0" w:rsidR="72B284AD">
        <w:rPr>
          <w:rFonts w:ascii="Arial" w:hAnsi="Arial" w:eastAsia="Arial" w:cs="Arial"/>
          <w:b w:val="1"/>
          <w:bCs w:val="1"/>
        </w:rPr>
        <w:t xml:space="preserve">Table </w:t>
      </w:r>
      <w:r w:rsidRPr="238D70B0" w:rsidR="66269CCF">
        <w:rPr>
          <w:rFonts w:ascii="Arial" w:hAnsi="Arial" w:eastAsia="Arial" w:cs="Arial"/>
          <w:b w:val="1"/>
          <w:bCs w:val="1"/>
        </w:rPr>
        <w:t>5</w:t>
      </w:r>
      <w:r w:rsidRPr="238D70B0" w:rsidR="72B284AD">
        <w:rPr>
          <w:rFonts w:ascii="Arial" w:hAnsi="Arial" w:eastAsia="Arial" w:cs="Arial"/>
          <w:b w:val="1"/>
          <w:bCs w:val="1"/>
        </w:rPr>
        <w:t>.15:  pH</w:t>
      </w:r>
      <w:r w:rsidRPr="238D70B0" w:rsidR="72B284AD">
        <w:rPr>
          <w:rFonts w:ascii="Arial" w:hAnsi="Arial" w:eastAsia="Arial" w:cs="Arial"/>
          <w:b w:val="1"/>
          <w:bCs w:val="1"/>
          <w:sz w:val="24"/>
          <w:szCs w:val="24"/>
        </w:rPr>
        <w:t xml:space="preserve"> </w:t>
      </w:r>
      <w:r w:rsidRPr="238D70B0" w:rsidR="747D4B45">
        <w:rPr>
          <w:rFonts w:ascii="Arial" w:hAnsi="Arial" w:eastAsia="Arial" w:cs="Arial"/>
          <w:b w:val="1"/>
          <w:bCs w:val="1"/>
          <w:sz w:val="24"/>
          <w:szCs w:val="24"/>
        </w:rPr>
        <w:t>T</w:t>
      </w:r>
      <w:r w:rsidRPr="238D70B0" w:rsidR="72B284AD">
        <w:rPr>
          <w:rFonts w:ascii="Arial" w:hAnsi="Arial" w:eastAsia="Arial" w:cs="Arial"/>
          <w:b w:val="1"/>
          <w:bCs w:val="1"/>
          <w:sz w:val="24"/>
          <w:szCs w:val="24"/>
        </w:rPr>
        <w:t xml:space="preserve">reatment vs. </w:t>
      </w:r>
      <w:r w:rsidRPr="238D70B0" w:rsidR="26EBD987">
        <w:rPr>
          <w:rFonts w:ascii="Arial" w:hAnsi="Arial" w:eastAsia="Arial" w:cs="Arial"/>
          <w:b w:val="1"/>
          <w:bCs w:val="1"/>
          <w:sz w:val="24"/>
          <w:szCs w:val="24"/>
        </w:rPr>
        <w:t>E</w:t>
      </w:r>
      <w:r w:rsidRPr="238D70B0" w:rsidR="72B284AD">
        <w:rPr>
          <w:rFonts w:ascii="Arial" w:hAnsi="Arial" w:eastAsia="Arial" w:cs="Arial"/>
          <w:b w:val="1"/>
          <w:bCs w:val="1"/>
          <w:sz w:val="24"/>
          <w:szCs w:val="24"/>
        </w:rPr>
        <w:t xml:space="preserve">nzyme </w:t>
      </w:r>
      <w:r w:rsidRPr="238D70B0" w:rsidR="5E3E5F3C">
        <w:rPr>
          <w:rFonts w:ascii="Arial" w:hAnsi="Arial" w:eastAsia="Arial" w:cs="Arial"/>
          <w:b w:val="1"/>
          <w:bCs w:val="1"/>
          <w:sz w:val="24"/>
          <w:szCs w:val="24"/>
        </w:rPr>
        <w:t>R</w:t>
      </w:r>
      <w:r w:rsidRPr="238D70B0" w:rsidR="72B284AD">
        <w:rPr>
          <w:rFonts w:ascii="Arial" w:hAnsi="Arial" w:eastAsia="Arial" w:cs="Arial"/>
          <w:b w:val="1"/>
          <w:bCs w:val="1"/>
          <w:sz w:val="24"/>
          <w:szCs w:val="24"/>
        </w:rPr>
        <w:t xml:space="preserve">eaction </w:t>
      </w:r>
      <w:r w:rsidRPr="238D70B0" w:rsidR="3BF2F101">
        <w:rPr>
          <w:rFonts w:ascii="Arial" w:hAnsi="Arial" w:eastAsia="Arial" w:cs="Arial"/>
          <w:b w:val="1"/>
          <w:bCs w:val="1"/>
          <w:sz w:val="24"/>
          <w:szCs w:val="24"/>
        </w:rPr>
        <w:t>R</w:t>
      </w:r>
      <w:r w:rsidRPr="238D70B0" w:rsidR="72B284AD">
        <w:rPr>
          <w:rFonts w:ascii="Arial" w:hAnsi="Arial" w:eastAsia="Arial" w:cs="Arial"/>
          <w:b w:val="1"/>
          <w:bCs w:val="1"/>
          <w:sz w:val="24"/>
          <w:szCs w:val="24"/>
        </w:rPr>
        <w:t xml:space="preserve">ate </w:t>
      </w:r>
      <w:r w:rsidRPr="238D70B0" w:rsidR="7B0CCCFD">
        <w:rPr>
          <w:rFonts w:ascii="Arial" w:hAnsi="Arial" w:eastAsia="Arial" w:cs="Arial"/>
          <w:b w:val="1"/>
          <w:bCs w:val="1"/>
          <w:sz w:val="24"/>
          <w:szCs w:val="24"/>
        </w:rPr>
        <w:t>D</w:t>
      </w:r>
      <w:r w:rsidRPr="238D70B0" w:rsidR="72B284AD">
        <w:rPr>
          <w:rFonts w:ascii="Arial" w:hAnsi="Arial" w:eastAsia="Arial" w:cs="Arial"/>
          <w:b w:val="1"/>
          <w:bCs w:val="1"/>
          <w:sz w:val="24"/>
          <w:szCs w:val="24"/>
        </w:rPr>
        <w:t>ata</w:t>
      </w:r>
      <w:r w:rsidRPr="238D70B0" w:rsidR="72B284AD">
        <w:rPr>
          <w:rFonts w:ascii="Arial" w:hAnsi="Arial" w:eastAsia="Arial" w:cs="Arial"/>
          <w:b w:val="1"/>
          <w:bCs w:val="1"/>
        </w:rPr>
        <w:t xml:space="preserve"> </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50"/>
        <w:gridCol w:w="2860"/>
      </w:tblGrid>
      <w:tr w:rsidRPr="00664495" w:rsidR="00B876A7" w:rsidTr="238D70B0" w14:paraId="2ECFB8F5" w14:textId="77777777">
        <w:trPr>
          <w:jc w:val="center"/>
        </w:trPr>
        <w:tc>
          <w:tcPr>
            <w:tcW w:w="1550" w:type="dxa"/>
            <w:shd w:val="clear" w:color="auto" w:fill="auto"/>
            <w:tcMar/>
          </w:tcPr>
          <w:p w:rsidRPr="00664495" w:rsidR="00B876A7" w:rsidP="238D70B0" w:rsidRDefault="00B876A7" w14:paraId="79FEBD84" w14:textId="77777777">
            <w:pPr>
              <w:jc w:val="center"/>
              <w:rPr>
                <w:rFonts w:ascii="Arial" w:hAnsi="Arial" w:eastAsia="Arial" w:cs="Arial"/>
                <w:b w:val="1"/>
                <w:bCs w:val="1"/>
              </w:rPr>
            </w:pPr>
            <w:r w:rsidRPr="238D70B0" w:rsidR="4ED0442E">
              <w:rPr>
                <w:rFonts w:ascii="Arial" w:hAnsi="Arial" w:eastAsia="Arial" w:cs="Arial"/>
                <w:b w:val="1"/>
                <w:bCs w:val="1"/>
              </w:rPr>
              <w:t>pH</w:t>
            </w:r>
          </w:p>
        </w:tc>
        <w:tc>
          <w:tcPr>
            <w:tcW w:w="2860" w:type="dxa"/>
            <w:shd w:val="clear" w:color="auto" w:fill="auto"/>
            <w:tcMar/>
          </w:tcPr>
          <w:p w:rsidRPr="00664495" w:rsidR="00B876A7" w:rsidP="238D70B0" w:rsidRDefault="00B876A7" w14:paraId="3CB9611F" w14:textId="7B41DAB7">
            <w:pPr>
              <w:jc w:val="center"/>
              <w:rPr>
                <w:rFonts w:ascii="Arial" w:hAnsi="Arial" w:eastAsia="Arial" w:cs="Arial"/>
                <w:b w:val="1"/>
                <w:bCs w:val="1"/>
              </w:rPr>
            </w:pPr>
            <w:r w:rsidRPr="238D70B0" w:rsidR="4ED0442E">
              <w:rPr>
                <w:rFonts w:ascii="Arial" w:hAnsi="Arial" w:eastAsia="Arial" w:cs="Arial"/>
                <w:b w:val="1"/>
                <w:bCs w:val="1"/>
              </w:rPr>
              <w:t xml:space="preserve">Reaction </w:t>
            </w:r>
            <w:r w:rsidRPr="238D70B0" w:rsidR="03E9C943">
              <w:rPr>
                <w:rFonts w:ascii="Arial" w:hAnsi="Arial" w:eastAsia="Arial" w:cs="Arial"/>
                <w:b w:val="1"/>
                <w:bCs w:val="1"/>
              </w:rPr>
              <w:t>R</w:t>
            </w:r>
            <w:r w:rsidRPr="238D70B0" w:rsidR="4ED0442E">
              <w:rPr>
                <w:rFonts w:ascii="Arial" w:hAnsi="Arial" w:eastAsia="Arial" w:cs="Arial"/>
                <w:b w:val="1"/>
                <w:bCs w:val="1"/>
              </w:rPr>
              <w:t>ate</w:t>
            </w:r>
          </w:p>
        </w:tc>
      </w:tr>
      <w:tr w:rsidRPr="00664495" w:rsidR="00B876A7" w:rsidTr="238D70B0" w14:paraId="42190FAB" w14:textId="77777777">
        <w:trPr>
          <w:jc w:val="center"/>
        </w:trPr>
        <w:tc>
          <w:tcPr>
            <w:tcW w:w="1550" w:type="dxa"/>
            <w:shd w:val="clear" w:color="auto" w:fill="auto"/>
            <w:tcMar/>
          </w:tcPr>
          <w:p w:rsidRPr="00664495" w:rsidR="00B876A7" w:rsidP="238D70B0" w:rsidRDefault="00B876A7" w14:paraId="71F7488C" w14:textId="77777777">
            <w:pPr>
              <w:spacing w:after="0"/>
              <w:jc w:val="center"/>
              <w:rPr>
                <w:rFonts w:ascii="Arial" w:hAnsi="Arial" w:eastAsia="Arial" w:cs="Arial"/>
              </w:rPr>
            </w:pPr>
            <w:r w:rsidRPr="238D70B0" w:rsidR="4ED0442E">
              <w:rPr>
                <w:rFonts w:ascii="Arial" w:hAnsi="Arial" w:eastAsia="Arial" w:cs="Arial"/>
              </w:rPr>
              <w:t>2</w:t>
            </w:r>
          </w:p>
        </w:tc>
        <w:tc>
          <w:tcPr>
            <w:tcW w:w="2860" w:type="dxa"/>
            <w:shd w:val="clear" w:color="auto" w:fill="auto"/>
            <w:tcMar/>
          </w:tcPr>
          <w:p w:rsidRPr="00664495" w:rsidR="00B876A7" w:rsidP="238D70B0" w:rsidRDefault="00B876A7" w14:paraId="36A70FE2" w14:textId="77777777">
            <w:pPr>
              <w:spacing w:after="0"/>
              <w:jc w:val="center"/>
              <w:rPr>
                <w:rFonts w:ascii="Arial" w:hAnsi="Arial" w:eastAsia="Arial" w:cs="Arial"/>
              </w:rPr>
            </w:pPr>
          </w:p>
        </w:tc>
      </w:tr>
      <w:tr w:rsidRPr="00664495" w:rsidR="00B876A7" w:rsidTr="238D70B0" w14:paraId="4A585080" w14:textId="77777777">
        <w:trPr>
          <w:jc w:val="center"/>
        </w:trPr>
        <w:tc>
          <w:tcPr>
            <w:tcW w:w="1550" w:type="dxa"/>
            <w:shd w:val="clear" w:color="auto" w:fill="auto"/>
            <w:tcMar/>
          </w:tcPr>
          <w:p w:rsidRPr="00664495" w:rsidR="00B876A7" w:rsidP="238D70B0" w:rsidRDefault="00B876A7" w14:paraId="567AE04C" w14:textId="77777777">
            <w:pPr>
              <w:spacing w:after="0"/>
              <w:jc w:val="center"/>
              <w:rPr>
                <w:rFonts w:ascii="Arial" w:hAnsi="Arial" w:eastAsia="Arial" w:cs="Arial"/>
              </w:rPr>
            </w:pPr>
            <w:r w:rsidRPr="238D70B0" w:rsidR="4ED0442E">
              <w:rPr>
                <w:rFonts w:ascii="Arial" w:hAnsi="Arial" w:eastAsia="Arial" w:cs="Arial"/>
              </w:rPr>
              <w:t>5</w:t>
            </w:r>
          </w:p>
        </w:tc>
        <w:tc>
          <w:tcPr>
            <w:tcW w:w="2860" w:type="dxa"/>
            <w:shd w:val="clear" w:color="auto" w:fill="auto"/>
            <w:tcMar/>
          </w:tcPr>
          <w:p w:rsidRPr="00664495" w:rsidR="00B876A7" w:rsidP="238D70B0" w:rsidRDefault="00B876A7" w14:paraId="42FBA0E5" w14:textId="77777777">
            <w:pPr>
              <w:spacing w:after="0"/>
              <w:jc w:val="center"/>
              <w:rPr>
                <w:rFonts w:ascii="Arial" w:hAnsi="Arial" w:eastAsia="Arial" w:cs="Arial"/>
              </w:rPr>
            </w:pPr>
          </w:p>
        </w:tc>
      </w:tr>
      <w:tr w:rsidRPr="00664495" w:rsidR="00B876A7" w:rsidTr="238D70B0" w14:paraId="6CDFD18E" w14:textId="77777777">
        <w:trPr>
          <w:jc w:val="center"/>
        </w:trPr>
        <w:tc>
          <w:tcPr>
            <w:tcW w:w="1550" w:type="dxa"/>
            <w:shd w:val="clear" w:color="auto" w:fill="auto"/>
            <w:tcMar/>
          </w:tcPr>
          <w:p w:rsidRPr="00664495" w:rsidR="00B876A7" w:rsidP="238D70B0" w:rsidRDefault="00B876A7" w14:paraId="39151A23" w14:textId="77777777">
            <w:pPr>
              <w:spacing w:after="0"/>
              <w:jc w:val="center"/>
              <w:rPr>
                <w:rFonts w:ascii="Arial" w:hAnsi="Arial" w:eastAsia="Arial" w:cs="Arial"/>
              </w:rPr>
            </w:pPr>
            <w:r w:rsidRPr="238D70B0" w:rsidR="4ED0442E">
              <w:rPr>
                <w:rFonts w:ascii="Arial" w:hAnsi="Arial" w:eastAsia="Arial" w:cs="Arial"/>
              </w:rPr>
              <w:t>7</w:t>
            </w:r>
          </w:p>
        </w:tc>
        <w:tc>
          <w:tcPr>
            <w:tcW w:w="2860" w:type="dxa"/>
            <w:shd w:val="clear" w:color="auto" w:fill="auto"/>
            <w:tcMar/>
          </w:tcPr>
          <w:p w:rsidRPr="00664495" w:rsidR="00B876A7" w:rsidP="238D70B0" w:rsidRDefault="00B876A7" w14:paraId="7998902C" w14:textId="77777777">
            <w:pPr>
              <w:spacing w:after="0"/>
              <w:jc w:val="center"/>
              <w:rPr>
                <w:rFonts w:ascii="Arial" w:hAnsi="Arial" w:eastAsia="Arial" w:cs="Arial"/>
              </w:rPr>
            </w:pPr>
          </w:p>
        </w:tc>
      </w:tr>
      <w:tr w:rsidRPr="00664495" w:rsidR="00B876A7" w:rsidTr="238D70B0" w14:paraId="0DC4F111" w14:textId="77777777">
        <w:trPr>
          <w:jc w:val="center"/>
        </w:trPr>
        <w:tc>
          <w:tcPr>
            <w:tcW w:w="1550" w:type="dxa"/>
            <w:shd w:val="clear" w:color="auto" w:fill="auto"/>
            <w:tcMar/>
          </w:tcPr>
          <w:p w:rsidRPr="00664495" w:rsidR="00B876A7" w:rsidP="238D70B0" w:rsidRDefault="00B876A7" w14:paraId="6177323D" w14:textId="77777777">
            <w:pPr>
              <w:spacing w:after="0"/>
              <w:jc w:val="center"/>
              <w:rPr>
                <w:rFonts w:ascii="Arial" w:hAnsi="Arial" w:eastAsia="Arial" w:cs="Arial"/>
              </w:rPr>
            </w:pPr>
            <w:r w:rsidRPr="238D70B0" w:rsidR="4ED0442E">
              <w:rPr>
                <w:rFonts w:ascii="Arial" w:hAnsi="Arial" w:eastAsia="Arial" w:cs="Arial"/>
              </w:rPr>
              <w:t>8</w:t>
            </w:r>
          </w:p>
        </w:tc>
        <w:tc>
          <w:tcPr>
            <w:tcW w:w="2860" w:type="dxa"/>
            <w:shd w:val="clear" w:color="auto" w:fill="auto"/>
            <w:tcMar/>
          </w:tcPr>
          <w:p w:rsidRPr="00664495" w:rsidR="00B876A7" w:rsidP="238D70B0" w:rsidRDefault="00B876A7" w14:paraId="34CF3F87" w14:textId="77777777">
            <w:pPr>
              <w:spacing w:after="0"/>
              <w:jc w:val="center"/>
              <w:rPr>
                <w:rFonts w:ascii="Arial" w:hAnsi="Arial" w:eastAsia="Arial" w:cs="Arial"/>
              </w:rPr>
            </w:pPr>
          </w:p>
        </w:tc>
      </w:tr>
      <w:tr w:rsidRPr="00664495" w:rsidR="00B876A7" w:rsidTr="238D70B0" w14:paraId="37D42090" w14:textId="77777777">
        <w:trPr>
          <w:jc w:val="center"/>
        </w:trPr>
        <w:tc>
          <w:tcPr>
            <w:tcW w:w="1550" w:type="dxa"/>
            <w:shd w:val="clear" w:color="auto" w:fill="auto"/>
            <w:tcMar/>
          </w:tcPr>
          <w:p w:rsidRPr="00664495" w:rsidR="00B876A7" w:rsidP="238D70B0" w:rsidRDefault="00B876A7" w14:paraId="5760D68A" w14:textId="77777777">
            <w:pPr>
              <w:spacing w:after="0"/>
              <w:jc w:val="center"/>
              <w:rPr>
                <w:rFonts w:ascii="Arial" w:hAnsi="Arial" w:eastAsia="Arial" w:cs="Arial"/>
              </w:rPr>
            </w:pPr>
            <w:r w:rsidRPr="238D70B0" w:rsidR="4ED0442E">
              <w:rPr>
                <w:rFonts w:ascii="Arial" w:hAnsi="Arial" w:eastAsia="Arial" w:cs="Arial"/>
              </w:rPr>
              <w:t>10</w:t>
            </w:r>
          </w:p>
        </w:tc>
        <w:tc>
          <w:tcPr>
            <w:tcW w:w="2860" w:type="dxa"/>
            <w:shd w:val="clear" w:color="auto" w:fill="auto"/>
            <w:tcMar/>
          </w:tcPr>
          <w:p w:rsidRPr="00664495" w:rsidR="00B876A7" w:rsidP="238D70B0" w:rsidRDefault="00B876A7" w14:paraId="39136345" w14:textId="77777777">
            <w:pPr>
              <w:spacing w:after="0"/>
              <w:jc w:val="center"/>
              <w:rPr>
                <w:rFonts w:ascii="Arial" w:hAnsi="Arial" w:eastAsia="Arial" w:cs="Arial"/>
              </w:rPr>
            </w:pPr>
          </w:p>
        </w:tc>
      </w:tr>
    </w:tbl>
    <w:p w:rsidRPr="00664495" w:rsidR="00E24CF1" w:rsidP="238D70B0" w:rsidRDefault="00E24CF1" w14:paraId="5FF20DA0" w14:textId="4D49234A">
      <w:pPr>
        <w:spacing w:before="240" w:after="0"/>
        <w:ind w:left="720"/>
        <w:rPr>
          <w:rFonts w:ascii="Arial" w:hAnsi="Arial" w:eastAsia="Arial" w:cs="Arial"/>
        </w:rPr>
      </w:pPr>
      <w:r w:rsidRPr="238D70B0" w:rsidR="20CB8335">
        <w:rPr>
          <w:rFonts w:ascii="Arial" w:hAnsi="Arial" w:eastAsia="Arial" w:cs="Arial"/>
        </w:rPr>
        <w:t xml:space="preserve">Describe the relationship </w:t>
      </w:r>
      <w:r w:rsidRPr="238D70B0" w:rsidR="545B5BA8">
        <w:rPr>
          <w:rFonts w:ascii="Arial" w:hAnsi="Arial" w:eastAsia="Arial" w:cs="Arial"/>
        </w:rPr>
        <w:t>between</w:t>
      </w:r>
      <w:r w:rsidRPr="238D70B0" w:rsidR="20CB8335">
        <w:rPr>
          <w:rFonts w:ascii="Arial" w:hAnsi="Arial" w:eastAsia="Arial" w:cs="Arial"/>
        </w:rPr>
        <w:t xml:space="preserve"> the pH vs. the reaction rate trend that you plotted in your graphs.</w:t>
      </w:r>
    </w:p>
    <w:p w:rsidR="00E24CF1" w:rsidP="238D70B0" w:rsidRDefault="00E24CF1" w14:paraId="6401A0BE" w14:textId="77777777">
      <w:pPr>
        <w:spacing w:after="0"/>
        <w:ind w:left="720"/>
        <w:rPr>
          <w:rFonts w:ascii="Arial" w:hAnsi="Arial" w:eastAsia="Arial" w:cs="Arial"/>
          <w:b w:val="1"/>
          <w:bCs w:val="1"/>
        </w:rPr>
      </w:pPr>
    </w:p>
    <w:p w:rsidRPr="00664495" w:rsidR="00942BBD" w:rsidP="238D70B0" w:rsidRDefault="00942BBD" w14:paraId="1A0E750C" w14:textId="77777777">
      <w:pPr>
        <w:spacing w:after="0"/>
        <w:ind w:left="720"/>
        <w:rPr>
          <w:rFonts w:ascii="Arial" w:hAnsi="Arial" w:eastAsia="Arial" w:cs="Arial"/>
          <w:b w:val="1"/>
          <w:bCs w:val="1"/>
        </w:rPr>
      </w:pPr>
    </w:p>
    <w:p w:rsidR="238D70B0" w:rsidP="238D70B0" w:rsidRDefault="238D70B0" w14:paraId="6A125704" w14:textId="609653A2">
      <w:pPr>
        <w:spacing w:after="0"/>
        <w:ind w:left="720"/>
        <w:rPr>
          <w:rFonts w:ascii="Arial" w:hAnsi="Arial" w:eastAsia="Arial" w:cs="Arial"/>
          <w:b w:val="1"/>
          <w:bCs w:val="1"/>
        </w:rPr>
      </w:pPr>
    </w:p>
    <w:p w:rsidR="238D70B0" w:rsidP="238D70B0" w:rsidRDefault="238D70B0" w14:paraId="41C8535A" w14:textId="604EF7C5">
      <w:pPr>
        <w:spacing w:after="0"/>
        <w:ind w:left="720"/>
        <w:rPr>
          <w:rFonts w:ascii="Arial" w:hAnsi="Arial" w:eastAsia="Arial" w:cs="Arial"/>
          <w:b w:val="1"/>
          <w:bCs w:val="1"/>
        </w:rPr>
      </w:pPr>
    </w:p>
    <w:p w:rsidR="00E24CF1" w:rsidP="238D70B0" w:rsidRDefault="00E24CF1" w14:paraId="2D808F43" w14:textId="77777777">
      <w:pPr>
        <w:spacing w:after="0"/>
        <w:ind w:left="720"/>
        <w:rPr>
          <w:rFonts w:ascii="Arial" w:hAnsi="Arial" w:eastAsia="Arial" w:cs="Arial"/>
          <w:b w:val="1"/>
          <w:bCs w:val="1"/>
        </w:rPr>
      </w:pPr>
    </w:p>
    <w:p w:rsidRPr="00664495" w:rsidR="00942BBD" w:rsidP="238D70B0" w:rsidRDefault="00942BBD" w14:paraId="3D71727A" w14:textId="77777777">
      <w:pPr>
        <w:spacing w:after="0"/>
        <w:ind w:left="720"/>
        <w:rPr>
          <w:rFonts w:ascii="Arial" w:hAnsi="Arial" w:eastAsia="Arial" w:cs="Arial"/>
          <w:b w:val="1"/>
          <w:bCs w:val="1"/>
        </w:rPr>
      </w:pPr>
    </w:p>
    <w:p w:rsidRPr="00664495" w:rsidR="00D81A5B" w:rsidP="238D70B0" w:rsidRDefault="00D81A5B" w14:paraId="3804C8F1" w14:textId="77777777">
      <w:pPr>
        <w:spacing w:after="0"/>
        <w:ind w:left="720"/>
        <w:rPr>
          <w:rFonts w:ascii="Arial" w:hAnsi="Arial" w:eastAsia="Arial" w:cs="Arial"/>
          <w:b w:val="1"/>
          <w:bCs w:val="1"/>
        </w:rPr>
      </w:pPr>
    </w:p>
    <w:p w:rsidRPr="00664495" w:rsidR="00B876A7" w:rsidP="238D70B0" w:rsidRDefault="002252C1" w14:paraId="46A7D8F9" w14:textId="12F63284">
      <w:pPr>
        <w:numPr>
          <w:ilvl w:val="1"/>
          <w:numId w:val="13"/>
        </w:numPr>
        <w:spacing w:before="240"/>
        <w:rPr>
          <w:rFonts w:ascii="Arial" w:hAnsi="Arial" w:eastAsia="Arial" w:cs="Arial"/>
          <w:b w:val="1"/>
          <w:bCs w:val="1"/>
        </w:rPr>
      </w:pPr>
      <w:r w:rsidRPr="238D70B0" w:rsidR="6C328850">
        <w:rPr>
          <w:rFonts w:ascii="Arial" w:hAnsi="Arial" w:eastAsia="Arial" w:cs="Arial"/>
          <w:b w:val="1"/>
          <w:bCs w:val="1"/>
        </w:rPr>
        <w:t>Effects of t</w:t>
      </w:r>
      <w:r w:rsidRPr="238D70B0" w:rsidR="4ED0442E">
        <w:rPr>
          <w:rFonts w:ascii="Arial" w:hAnsi="Arial" w:eastAsia="Arial" w:cs="Arial"/>
          <w:b w:val="1"/>
          <w:bCs w:val="1"/>
        </w:rPr>
        <w:t>emperature</w:t>
      </w:r>
      <w:r w:rsidRPr="238D70B0" w:rsidR="6C328850">
        <w:rPr>
          <w:rFonts w:ascii="Arial" w:hAnsi="Arial" w:eastAsia="Arial" w:cs="Arial"/>
          <w:b w:val="1"/>
          <w:bCs w:val="1"/>
        </w:rPr>
        <w:t xml:space="preserve"> experiment</w:t>
      </w:r>
    </w:p>
    <w:p w:rsidRPr="00664495" w:rsidR="00903235" w:rsidP="238D70B0" w:rsidRDefault="00903235" w14:paraId="303BA54B" w14:textId="6168D163">
      <w:pPr>
        <w:spacing w:before="240" w:line="240" w:lineRule="auto"/>
        <w:ind w:left="360" w:firstLine="360"/>
        <w:rPr>
          <w:rFonts w:ascii="Arial" w:hAnsi="Arial" w:eastAsia="Arial" w:cs="Arial"/>
          <w:b w:val="1"/>
          <w:bCs w:val="1"/>
        </w:rPr>
      </w:pPr>
      <w:r w:rsidRPr="238D70B0" w:rsidR="72B284AD">
        <w:rPr>
          <w:rFonts w:ascii="Arial" w:hAnsi="Arial" w:eastAsia="Arial" w:cs="Arial"/>
          <w:b w:val="1"/>
          <w:bCs w:val="1"/>
        </w:rPr>
        <w:t xml:space="preserve">Table </w:t>
      </w:r>
      <w:r w:rsidRPr="238D70B0" w:rsidR="10BB0A86">
        <w:rPr>
          <w:rFonts w:ascii="Arial" w:hAnsi="Arial" w:eastAsia="Arial" w:cs="Arial"/>
          <w:b w:val="1"/>
          <w:bCs w:val="1"/>
        </w:rPr>
        <w:t>5</w:t>
      </w:r>
      <w:r w:rsidRPr="238D70B0" w:rsidR="72B284AD">
        <w:rPr>
          <w:rFonts w:ascii="Arial" w:hAnsi="Arial" w:eastAsia="Arial" w:cs="Arial"/>
          <w:b w:val="1"/>
          <w:bCs w:val="1"/>
        </w:rPr>
        <w:t>.16:  Temperature</w:t>
      </w:r>
      <w:r w:rsidRPr="238D70B0" w:rsidR="72B284AD">
        <w:rPr>
          <w:rFonts w:ascii="Arial" w:hAnsi="Arial" w:eastAsia="Arial" w:cs="Arial"/>
          <w:b w:val="1"/>
          <w:bCs w:val="1"/>
          <w:sz w:val="24"/>
          <w:szCs w:val="24"/>
        </w:rPr>
        <w:t xml:space="preserve"> </w:t>
      </w:r>
      <w:r w:rsidRPr="238D70B0" w:rsidR="51DCC9CB">
        <w:rPr>
          <w:rFonts w:ascii="Arial" w:hAnsi="Arial" w:eastAsia="Arial" w:cs="Arial"/>
          <w:b w:val="1"/>
          <w:bCs w:val="1"/>
          <w:sz w:val="24"/>
          <w:szCs w:val="24"/>
        </w:rPr>
        <w:t>T</w:t>
      </w:r>
      <w:r w:rsidRPr="238D70B0" w:rsidR="72B284AD">
        <w:rPr>
          <w:rFonts w:ascii="Arial" w:hAnsi="Arial" w:eastAsia="Arial" w:cs="Arial"/>
          <w:b w:val="1"/>
          <w:bCs w:val="1"/>
          <w:sz w:val="24"/>
          <w:szCs w:val="24"/>
        </w:rPr>
        <w:t xml:space="preserve">reatment vs. </w:t>
      </w:r>
      <w:r w:rsidRPr="238D70B0" w:rsidR="5B2C958E">
        <w:rPr>
          <w:rFonts w:ascii="Arial" w:hAnsi="Arial" w:eastAsia="Arial" w:cs="Arial"/>
          <w:b w:val="1"/>
          <w:bCs w:val="1"/>
          <w:sz w:val="24"/>
          <w:szCs w:val="24"/>
        </w:rPr>
        <w:t>E</w:t>
      </w:r>
      <w:r w:rsidRPr="238D70B0" w:rsidR="72B284AD">
        <w:rPr>
          <w:rFonts w:ascii="Arial" w:hAnsi="Arial" w:eastAsia="Arial" w:cs="Arial"/>
          <w:b w:val="1"/>
          <w:bCs w:val="1"/>
          <w:sz w:val="24"/>
          <w:szCs w:val="24"/>
        </w:rPr>
        <w:t>nzyme</w:t>
      </w:r>
      <w:r w:rsidRPr="238D70B0" w:rsidR="259CB885">
        <w:rPr>
          <w:rFonts w:ascii="Arial" w:hAnsi="Arial" w:eastAsia="Arial" w:cs="Arial"/>
          <w:b w:val="1"/>
          <w:bCs w:val="1"/>
          <w:sz w:val="24"/>
          <w:szCs w:val="24"/>
        </w:rPr>
        <w:t xml:space="preserve"> R</w:t>
      </w:r>
      <w:r w:rsidRPr="238D70B0" w:rsidR="72B284AD">
        <w:rPr>
          <w:rFonts w:ascii="Arial" w:hAnsi="Arial" w:eastAsia="Arial" w:cs="Arial"/>
          <w:b w:val="1"/>
          <w:bCs w:val="1"/>
          <w:sz w:val="24"/>
          <w:szCs w:val="24"/>
        </w:rPr>
        <w:t xml:space="preserve">eaction </w:t>
      </w:r>
      <w:r w:rsidRPr="238D70B0" w:rsidR="4E3E9718">
        <w:rPr>
          <w:rFonts w:ascii="Arial" w:hAnsi="Arial" w:eastAsia="Arial" w:cs="Arial"/>
          <w:b w:val="1"/>
          <w:bCs w:val="1"/>
          <w:sz w:val="24"/>
          <w:szCs w:val="24"/>
        </w:rPr>
        <w:t>R</w:t>
      </w:r>
      <w:r w:rsidRPr="238D70B0" w:rsidR="72B284AD">
        <w:rPr>
          <w:rFonts w:ascii="Arial" w:hAnsi="Arial" w:eastAsia="Arial" w:cs="Arial"/>
          <w:b w:val="1"/>
          <w:bCs w:val="1"/>
          <w:sz w:val="24"/>
          <w:szCs w:val="24"/>
        </w:rPr>
        <w:t xml:space="preserve">ate </w:t>
      </w:r>
      <w:r w:rsidRPr="238D70B0" w:rsidR="157C21E1">
        <w:rPr>
          <w:rFonts w:ascii="Arial" w:hAnsi="Arial" w:eastAsia="Arial" w:cs="Arial"/>
          <w:b w:val="1"/>
          <w:bCs w:val="1"/>
          <w:sz w:val="24"/>
          <w:szCs w:val="24"/>
        </w:rPr>
        <w:t>D</w:t>
      </w:r>
      <w:r w:rsidRPr="238D70B0" w:rsidR="72B284AD">
        <w:rPr>
          <w:rFonts w:ascii="Arial" w:hAnsi="Arial" w:eastAsia="Arial" w:cs="Arial"/>
          <w:b w:val="1"/>
          <w:bCs w:val="1"/>
          <w:sz w:val="24"/>
          <w:szCs w:val="24"/>
        </w:rPr>
        <w:t>ata</w:t>
      </w:r>
      <w:r w:rsidRPr="238D70B0" w:rsidR="72B284AD">
        <w:rPr>
          <w:rFonts w:ascii="Arial" w:hAnsi="Arial" w:eastAsia="Arial" w:cs="Arial"/>
          <w:b w:val="1"/>
          <w:bCs w:val="1"/>
        </w:rPr>
        <w:t xml:space="preserve"> </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900"/>
        <w:gridCol w:w="2860"/>
      </w:tblGrid>
      <w:tr w:rsidRPr="00664495" w:rsidR="00B876A7" w:rsidTr="238D70B0" w14:paraId="36B34F45" w14:textId="77777777">
        <w:trPr>
          <w:jc w:val="center"/>
        </w:trPr>
        <w:tc>
          <w:tcPr>
            <w:tcW w:w="2900" w:type="dxa"/>
            <w:shd w:val="clear" w:color="auto" w:fill="auto"/>
            <w:tcMar/>
          </w:tcPr>
          <w:p w:rsidRPr="00664495" w:rsidR="00B876A7" w:rsidP="238D70B0" w:rsidRDefault="00B876A7" w14:paraId="7B410A1B" w14:textId="77777777">
            <w:pPr>
              <w:jc w:val="center"/>
              <w:rPr>
                <w:rFonts w:ascii="Arial" w:hAnsi="Arial" w:eastAsia="Arial" w:cs="Arial"/>
                <w:b w:val="1"/>
                <w:bCs w:val="1"/>
              </w:rPr>
            </w:pPr>
            <w:r w:rsidRPr="238D70B0" w:rsidR="4ED0442E">
              <w:rPr>
                <w:rFonts w:ascii="Arial" w:hAnsi="Arial" w:eastAsia="Arial" w:cs="Arial"/>
                <w:b w:val="1"/>
                <w:bCs w:val="1"/>
              </w:rPr>
              <w:t xml:space="preserve">Water Temperature </w:t>
            </w:r>
            <w:r w:rsidRPr="238D70B0" w:rsidR="4ED0442E">
              <w:rPr>
                <w:rFonts w:ascii="Arial" w:hAnsi="Arial" w:eastAsia="Arial" w:cs="Arial"/>
                <w:b w:val="1"/>
                <w:bCs w:val="1"/>
                <w:vertAlign w:val="superscript"/>
              </w:rPr>
              <w:t>O</w:t>
            </w:r>
            <w:r w:rsidRPr="238D70B0" w:rsidR="4ED0442E">
              <w:rPr>
                <w:rFonts w:ascii="Arial" w:hAnsi="Arial" w:eastAsia="Arial" w:cs="Arial"/>
                <w:b w:val="1"/>
                <w:bCs w:val="1"/>
              </w:rPr>
              <w:t>C</w:t>
            </w:r>
          </w:p>
        </w:tc>
        <w:tc>
          <w:tcPr>
            <w:tcW w:w="2860" w:type="dxa"/>
            <w:shd w:val="clear" w:color="auto" w:fill="auto"/>
            <w:tcMar/>
          </w:tcPr>
          <w:p w:rsidRPr="00664495" w:rsidR="00B876A7" w:rsidP="238D70B0" w:rsidRDefault="00B876A7" w14:paraId="092DA22D" w14:textId="5437CF41">
            <w:pPr>
              <w:jc w:val="center"/>
              <w:rPr>
                <w:rFonts w:ascii="Arial" w:hAnsi="Arial" w:eastAsia="Arial" w:cs="Arial"/>
                <w:b w:val="1"/>
                <w:bCs w:val="1"/>
              </w:rPr>
            </w:pPr>
            <w:r w:rsidRPr="238D70B0" w:rsidR="4ED0442E">
              <w:rPr>
                <w:rFonts w:ascii="Arial" w:hAnsi="Arial" w:eastAsia="Arial" w:cs="Arial"/>
                <w:b w:val="1"/>
                <w:bCs w:val="1"/>
              </w:rPr>
              <w:t xml:space="preserve">Reaction </w:t>
            </w:r>
            <w:r w:rsidRPr="238D70B0" w:rsidR="365EEA5C">
              <w:rPr>
                <w:rFonts w:ascii="Arial" w:hAnsi="Arial" w:eastAsia="Arial" w:cs="Arial"/>
                <w:b w:val="1"/>
                <w:bCs w:val="1"/>
              </w:rPr>
              <w:t>R</w:t>
            </w:r>
            <w:r w:rsidRPr="238D70B0" w:rsidR="4ED0442E">
              <w:rPr>
                <w:rFonts w:ascii="Arial" w:hAnsi="Arial" w:eastAsia="Arial" w:cs="Arial"/>
                <w:b w:val="1"/>
                <w:bCs w:val="1"/>
              </w:rPr>
              <w:t>ate</w:t>
            </w:r>
          </w:p>
        </w:tc>
      </w:tr>
      <w:tr w:rsidRPr="00664495" w:rsidR="00B876A7" w:rsidTr="238D70B0" w14:paraId="7589F80C" w14:textId="77777777">
        <w:trPr>
          <w:jc w:val="center"/>
        </w:trPr>
        <w:tc>
          <w:tcPr>
            <w:tcW w:w="2900" w:type="dxa"/>
            <w:shd w:val="clear" w:color="auto" w:fill="auto"/>
            <w:tcMar/>
          </w:tcPr>
          <w:p w:rsidRPr="00664495" w:rsidR="00B876A7" w:rsidP="238D70B0" w:rsidRDefault="00B876A7" w14:paraId="17F4E961" w14:textId="77777777">
            <w:pPr>
              <w:spacing w:after="0"/>
              <w:jc w:val="center"/>
              <w:rPr>
                <w:rFonts w:ascii="Arial" w:hAnsi="Arial" w:eastAsia="Arial" w:cs="Arial"/>
              </w:rPr>
            </w:pPr>
            <w:r w:rsidRPr="238D70B0" w:rsidR="4ED0442E">
              <w:rPr>
                <w:rFonts w:ascii="Arial" w:hAnsi="Arial" w:eastAsia="Arial" w:cs="Arial"/>
              </w:rPr>
              <w:t xml:space="preserve">________ </w:t>
            </w:r>
            <w:r w:rsidRPr="238D70B0" w:rsidR="4ED0442E">
              <w:rPr>
                <w:rFonts w:ascii="Arial" w:hAnsi="Arial" w:eastAsia="Arial" w:cs="Arial"/>
                <w:b w:val="1"/>
                <w:bCs w:val="1"/>
                <w:vertAlign w:val="superscript"/>
              </w:rPr>
              <w:t>o</w:t>
            </w:r>
            <w:r w:rsidRPr="238D70B0" w:rsidR="4ED0442E">
              <w:rPr>
                <w:rFonts w:ascii="Arial" w:hAnsi="Arial" w:eastAsia="Arial" w:cs="Arial"/>
                <w:b w:val="1"/>
                <w:bCs w:val="1"/>
              </w:rPr>
              <w:t>C</w:t>
            </w:r>
          </w:p>
        </w:tc>
        <w:tc>
          <w:tcPr>
            <w:tcW w:w="2860" w:type="dxa"/>
            <w:shd w:val="clear" w:color="auto" w:fill="auto"/>
            <w:tcMar/>
          </w:tcPr>
          <w:p w:rsidRPr="00664495" w:rsidR="00B876A7" w:rsidP="238D70B0" w:rsidRDefault="00B876A7" w14:paraId="29A9E384" w14:textId="77777777">
            <w:pPr>
              <w:spacing w:after="0"/>
              <w:rPr>
                <w:rFonts w:ascii="Arial" w:hAnsi="Arial" w:eastAsia="Arial" w:cs="Arial"/>
              </w:rPr>
            </w:pPr>
          </w:p>
        </w:tc>
      </w:tr>
      <w:tr w:rsidRPr="00664495" w:rsidR="00B876A7" w:rsidTr="238D70B0" w14:paraId="574D46D3" w14:textId="77777777">
        <w:trPr>
          <w:jc w:val="center"/>
        </w:trPr>
        <w:tc>
          <w:tcPr>
            <w:tcW w:w="2900" w:type="dxa"/>
            <w:shd w:val="clear" w:color="auto" w:fill="auto"/>
            <w:tcMar/>
          </w:tcPr>
          <w:p w:rsidRPr="00664495" w:rsidR="00B876A7" w:rsidP="238D70B0" w:rsidRDefault="00B876A7" w14:paraId="48FDCDEF" w14:textId="77777777">
            <w:pPr>
              <w:spacing w:after="0"/>
              <w:jc w:val="center"/>
              <w:rPr>
                <w:rFonts w:ascii="Arial" w:hAnsi="Arial" w:eastAsia="Arial" w:cs="Arial"/>
              </w:rPr>
            </w:pPr>
            <w:r w:rsidRPr="238D70B0" w:rsidR="4ED0442E">
              <w:rPr>
                <w:rFonts w:ascii="Arial" w:hAnsi="Arial" w:eastAsia="Arial" w:cs="Arial"/>
              </w:rPr>
              <w:t xml:space="preserve">________ </w:t>
            </w:r>
            <w:r w:rsidRPr="238D70B0" w:rsidR="4ED0442E">
              <w:rPr>
                <w:rFonts w:ascii="Arial" w:hAnsi="Arial" w:eastAsia="Arial" w:cs="Arial"/>
                <w:b w:val="1"/>
                <w:bCs w:val="1"/>
                <w:vertAlign w:val="superscript"/>
              </w:rPr>
              <w:t>o</w:t>
            </w:r>
            <w:r w:rsidRPr="238D70B0" w:rsidR="4ED0442E">
              <w:rPr>
                <w:rFonts w:ascii="Arial" w:hAnsi="Arial" w:eastAsia="Arial" w:cs="Arial"/>
                <w:b w:val="1"/>
                <w:bCs w:val="1"/>
              </w:rPr>
              <w:t>C</w:t>
            </w:r>
          </w:p>
        </w:tc>
        <w:tc>
          <w:tcPr>
            <w:tcW w:w="2860" w:type="dxa"/>
            <w:shd w:val="clear" w:color="auto" w:fill="auto"/>
            <w:tcMar/>
          </w:tcPr>
          <w:p w:rsidRPr="00664495" w:rsidR="00B876A7" w:rsidP="238D70B0" w:rsidRDefault="00B876A7" w14:paraId="4BD2211E" w14:textId="77777777">
            <w:pPr>
              <w:spacing w:after="0"/>
              <w:rPr>
                <w:rFonts w:ascii="Arial" w:hAnsi="Arial" w:eastAsia="Arial" w:cs="Arial"/>
              </w:rPr>
            </w:pPr>
          </w:p>
        </w:tc>
      </w:tr>
      <w:tr w:rsidRPr="00664495" w:rsidR="00B876A7" w:rsidTr="238D70B0" w14:paraId="6C2037F0" w14:textId="77777777">
        <w:trPr>
          <w:jc w:val="center"/>
        </w:trPr>
        <w:tc>
          <w:tcPr>
            <w:tcW w:w="2900" w:type="dxa"/>
            <w:shd w:val="clear" w:color="auto" w:fill="auto"/>
            <w:tcMar/>
          </w:tcPr>
          <w:p w:rsidRPr="00664495" w:rsidR="00B876A7" w:rsidP="238D70B0" w:rsidRDefault="00B876A7" w14:paraId="4AA2FF11" w14:textId="77777777">
            <w:pPr>
              <w:spacing w:after="0"/>
              <w:jc w:val="center"/>
              <w:rPr>
                <w:rFonts w:ascii="Arial" w:hAnsi="Arial" w:eastAsia="Arial" w:cs="Arial"/>
              </w:rPr>
            </w:pPr>
            <w:r w:rsidRPr="238D70B0" w:rsidR="4ED0442E">
              <w:rPr>
                <w:rFonts w:ascii="Arial" w:hAnsi="Arial" w:eastAsia="Arial" w:cs="Arial"/>
              </w:rPr>
              <w:t xml:space="preserve">________ </w:t>
            </w:r>
            <w:r w:rsidRPr="238D70B0" w:rsidR="4ED0442E">
              <w:rPr>
                <w:rFonts w:ascii="Arial" w:hAnsi="Arial" w:eastAsia="Arial" w:cs="Arial"/>
                <w:b w:val="1"/>
                <w:bCs w:val="1"/>
                <w:vertAlign w:val="superscript"/>
              </w:rPr>
              <w:t>o</w:t>
            </w:r>
            <w:r w:rsidRPr="238D70B0" w:rsidR="4ED0442E">
              <w:rPr>
                <w:rFonts w:ascii="Arial" w:hAnsi="Arial" w:eastAsia="Arial" w:cs="Arial"/>
                <w:b w:val="1"/>
                <w:bCs w:val="1"/>
              </w:rPr>
              <w:t>C</w:t>
            </w:r>
          </w:p>
        </w:tc>
        <w:tc>
          <w:tcPr>
            <w:tcW w:w="2860" w:type="dxa"/>
            <w:shd w:val="clear" w:color="auto" w:fill="auto"/>
            <w:tcMar/>
          </w:tcPr>
          <w:p w:rsidRPr="00664495" w:rsidR="00B876A7" w:rsidP="238D70B0" w:rsidRDefault="00B876A7" w14:paraId="6A201706" w14:textId="77777777">
            <w:pPr>
              <w:spacing w:after="0"/>
              <w:rPr>
                <w:rFonts w:ascii="Arial" w:hAnsi="Arial" w:eastAsia="Arial" w:cs="Arial"/>
              </w:rPr>
            </w:pPr>
          </w:p>
        </w:tc>
      </w:tr>
      <w:tr w:rsidRPr="00664495" w:rsidR="00B876A7" w:rsidTr="238D70B0" w14:paraId="021998F8" w14:textId="77777777">
        <w:trPr>
          <w:jc w:val="center"/>
        </w:trPr>
        <w:tc>
          <w:tcPr>
            <w:tcW w:w="2900" w:type="dxa"/>
            <w:shd w:val="clear" w:color="auto" w:fill="auto"/>
            <w:tcMar/>
          </w:tcPr>
          <w:p w:rsidRPr="00664495" w:rsidR="00B876A7" w:rsidP="238D70B0" w:rsidRDefault="00B876A7" w14:paraId="2B0EEE92" w14:textId="77777777">
            <w:pPr>
              <w:spacing w:after="0"/>
              <w:jc w:val="center"/>
              <w:rPr>
                <w:rFonts w:ascii="Arial" w:hAnsi="Arial" w:eastAsia="Arial" w:cs="Arial"/>
              </w:rPr>
            </w:pPr>
            <w:r w:rsidRPr="238D70B0" w:rsidR="4ED0442E">
              <w:rPr>
                <w:rFonts w:ascii="Arial" w:hAnsi="Arial" w:eastAsia="Arial" w:cs="Arial"/>
              </w:rPr>
              <w:t xml:space="preserve">________ </w:t>
            </w:r>
            <w:r w:rsidRPr="238D70B0" w:rsidR="4ED0442E">
              <w:rPr>
                <w:rFonts w:ascii="Arial" w:hAnsi="Arial" w:eastAsia="Arial" w:cs="Arial"/>
                <w:b w:val="1"/>
                <w:bCs w:val="1"/>
                <w:vertAlign w:val="superscript"/>
              </w:rPr>
              <w:t>o</w:t>
            </w:r>
            <w:r w:rsidRPr="238D70B0" w:rsidR="4ED0442E">
              <w:rPr>
                <w:rFonts w:ascii="Arial" w:hAnsi="Arial" w:eastAsia="Arial" w:cs="Arial"/>
                <w:b w:val="1"/>
                <w:bCs w:val="1"/>
              </w:rPr>
              <w:t>C</w:t>
            </w:r>
          </w:p>
        </w:tc>
        <w:tc>
          <w:tcPr>
            <w:tcW w:w="2860" w:type="dxa"/>
            <w:shd w:val="clear" w:color="auto" w:fill="auto"/>
            <w:tcMar/>
          </w:tcPr>
          <w:p w:rsidRPr="00664495" w:rsidR="00B876A7" w:rsidP="238D70B0" w:rsidRDefault="00B876A7" w14:paraId="76E31E98" w14:textId="77777777">
            <w:pPr>
              <w:spacing w:after="0"/>
              <w:rPr>
                <w:rFonts w:ascii="Arial" w:hAnsi="Arial" w:eastAsia="Arial" w:cs="Arial"/>
              </w:rPr>
            </w:pPr>
          </w:p>
        </w:tc>
      </w:tr>
      <w:tr w:rsidRPr="00664495" w:rsidR="00B876A7" w:rsidTr="238D70B0" w14:paraId="48596223" w14:textId="77777777">
        <w:trPr>
          <w:jc w:val="center"/>
        </w:trPr>
        <w:tc>
          <w:tcPr>
            <w:tcW w:w="2900" w:type="dxa"/>
            <w:shd w:val="clear" w:color="auto" w:fill="auto"/>
            <w:tcMar/>
          </w:tcPr>
          <w:p w:rsidRPr="00664495" w:rsidR="00B876A7" w:rsidP="238D70B0" w:rsidRDefault="00B876A7" w14:paraId="2B0E1D5D" w14:textId="77777777">
            <w:pPr>
              <w:spacing w:after="0"/>
              <w:jc w:val="center"/>
              <w:rPr>
                <w:rFonts w:ascii="Arial" w:hAnsi="Arial" w:eastAsia="Arial" w:cs="Arial"/>
              </w:rPr>
            </w:pPr>
            <w:r w:rsidRPr="238D70B0" w:rsidR="4ED0442E">
              <w:rPr>
                <w:rFonts w:ascii="Arial" w:hAnsi="Arial" w:eastAsia="Arial" w:cs="Arial"/>
              </w:rPr>
              <w:t xml:space="preserve">________ </w:t>
            </w:r>
            <w:r w:rsidRPr="238D70B0" w:rsidR="4ED0442E">
              <w:rPr>
                <w:rFonts w:ascii="Arial" w:hAnsi="Arial" w:eastAsia="Arial" w:cs="Arial"/>
                <w:b w:val="1"/>
                <w:bCs w:val="1"/>
                <w:vertAlign w:val="superscript"/>
              </w:rPr>
              <w:t>o</w:t>
            </w:r>
            <w:r w:rsidRPr="238D70B0" w:rsidR="4ED0442E">
              <w:rPr>
                <w:rFonts w:ascii="Arial" w:hAnsi="Arial" w:eastAsia="Arial" w:cs="Arial"/>
                <w:b w:val="1"/>
                <w:bCs w:val="1"/>
              </w:rPr>
              <w:t>C</w:t>
            </w:r>
          </w:p>
        </w:tc>
        <w:tc>
          <w:tcPr>
            <w:tcW w:w="2860" w:type="dxa"/>
            <w:shd w:val="clear" w:color="auto" w:fill="auto"/>
            <w:tcMar/>
          </w:tcPr>
          <w:p w:rsidRPr="00664495" w:rsidR="00B876A7" w:rsidP="238D70B0" w:rsidRDefault="00B876A7" w14:paraId="57894643" w14:textId="77777777">
            <w:pPr>
              <w:spacing w:after="0"/>
              <w:rPr>
                <w:rFonts w:ascii="Arial" w:hAnsi="Arial" w:eastAsia="Arial" w:cs="Arial"/>
              </w:rPr>
            </w:pPr>
          </w:p>
        </w:tc>
      </w:tr>
    </w:tbl>
    <w:p w:rsidRPr="00664495" w:rsidR="00E24CF1" w:rsidP="238D70B0" w:rsidRDefault="00E24CF1" w14:paraId="2816C4D7" w14:textId="0754F46D">
      <w:pPr>
        <w:spacing w:before="240" w:after="0"/>
        <w:ind w:left="720"/>
        <w:rPr>
          <w:rFonts w:ascii="Arial" w:hAnsi="Arial" w:eastAsia="Arial" w:cs="Arial"/>
        </w:rPr>
      </w:pPr>
      <w:r w:rsidRPr="238D70B0" w:rsidR="20CB8335">
        <w:rPr>
          <w:rFonts w:ascii="Arial" w:hAnsi="Arial" w:eastAsia="Arial" w:cs="Arial"/>
        </w:rPr>
        <w:t xml:space="preserve">Describe the relationship </w:t>
      </w:r>
      <w:r w:rsidRPr="238D70B0" w:rsidR="4B24F4BC">
        <w:rPr>
          <w:rFonts w:ascii="Arial" w:hAnsi="Arial" w:eastAsia="Arial" w:cs="Arial"/>
        </w:rPr>
        <w:t>between</w:t>
      </w:r>
      <w:r w:rsidRPr="238D70B0" w:rsidR="20CB8335">
        <w:rPr>
          <w:rFonts w:ascii="Arial" w:hAnsi="Arial" w:eastAsia="Arial" w:cs="Arial"/>
        </w:rPr>
        <w:t xml:space="preserve"> the substrate concentration vs. the reaction rate trend that you plotted in your graphs.</w:t>
      </w:r>
    </w:p>
    <w:p w:rsidR="00E24CF1" w:rsidP="238D70B0" w:rsidRDefault="00E24CF1" w14:paraId="0C8A23B5" w14:textId="77777777">
      <w:pPr>
        <w:spacing w:before="240"/>
        <w:ind w:left="720"/>
        <w:rPr>
          <w:rFonts w:ascii="Arial" w:hAnsi="Arial" w:eastAsia="Arial" w:cs="Arial"/>
          <w:b w:val="1"/>
          <w:bCs w:val="1"/>
        </w:rPr>
      </w:pPr>
    </w:p>
    <w:p w:rsidR="00942BBD" w:rsidP="238D70B0" w:rsidRDefault="00942BBD" w14:paraId="2109D9D0" w14:textId="77777777">
      <w:pPr>
        <w:spacing w:before="240"/>
        <w:ind w:left="720"/>
        <w:rPr>
          <w:rFonts w:ascii="Arial" w:hAnsi="Arial" w:eastAsia="Arial" w:cs="Arial"/>
          <w:b w:val="1"/>
          <w:bCs w:val="1"/>
        </w:rPr>
      </w:pPr>
    </w:p>
    <w:p w:rsidRPr="00664495" w:rsidR="00942BBD" w:rsidP="238D70B0" w:rsidRDefault="00942BBD" w14:paraId="07783034" w14:textId="77777777">
      <w:pPr>
        <w:spacing w:before="240"/>
        <w:ind w:left="720"/>
        <w:rPr>
          <w:rFonts w:ascii="Arial" w:hAnsi="Arial" w:eastAsia="Arial" w:cs="Arial"/>
          <w:b w:val="1"/>
          <w:bCs w:val="1"/>
        </w:rPr>
      </w:pPr>
    </w:p>
    <w:p w:rsidR="29F81FAE" w:rsidP="238D70B0" w:rsidRDefault="29F81FAE" w14:paraId="6E9D5B88" w14:textId="4ECD225C">
      <w:pPr>
        <w:spacing w:before="240"/>
        <w:ind w:left="720"/>
        <w:rPr>
          <w:rFonts w:ascii="Arial" w:hAnsi="Arial" w:eastAsia="Arial" w:cs="Arial"/>
          <w:b w:val="1"/>
          <w:bCs w:val="1"/>
        </w:rPr>
      </w:pPr>
    </w:p>
    <w:p w:rsidR="29F81FAE" w:rsidP="238D70B0" w:rsidRDefault="29F81FAE" w14:paraId="1950B32F" w14:textId="61A57BAB">
      <w:pPr>
        <w:spacing w:before="240"/>
        <w:ind w:left="720"/>
        <w:rPr>
          <w:rFonts w:ascii="Arial" w:hAnsi="Arial" w:eastAsia="Arial" w:cs="Arial"/>
          <w:b w:val="1"/>
          <w:bCs w:val="1"/>
        </w:rPr>
      </w:pPr>
    </w:p>
    <w:p w:rsidRPr="00664495" w:rsidR="00B876A7" w:rsidP="238D70B0" w:rsidRDefault="00942BBD" w14:paraId="42AAFDCD" w14:textId="7B274D90">
      <w:pPr>
        <w:numPr>
          <w:ilvl w:val="1"/>
          <w:numId w:val="13"/>
        </w:numPr>
        <w:spacing w:before="240"/>
        <w:rPr>
          <w:rFonts w:ascii="Arial" w:hAnsi="Arial" w:eastAsia="Arial" w:cs="Arial"/>
          <w:b w:val="1"/>
          <w:bCs w:val="1"/>
        </w:rPr>
      </w:pPr>
      <w:r w:rsidRPr="238D70B0" w:rsidR="4ED0442E">
        <w:rPr>
          <w:rFonts w:ascii="Arial" w:hAnsi="Arial" w:eastAsia="Arial" w:cs="Arial"/>
          <w:b w:val="1"/>
          <w:bCs w:val="1"/>
        </w:rPr>
        <w:t>Inhibitor</w:t>
      </w:r>
      <w:r w:rsidRPr="238D70B0" w:rsidR="6C328850">
        <w:rPr>
          <w:rFonts w:ascii="Arial" w:hAnsi="Arial" w:eastAsia="Arial" w:cs="Arial"/>
          <w:b w:val="1"/>
          <w:bCs w:val="1"/>
        </w:rPr>
        <w:t xml:space="preserve"> experiment</w:t>
      </w:r>
      <w:r w:rsidRPr="238D70B0" w:rsidR="20CB8335">
        <w:rPr>
          <w:rFonts w:ascii="Arial" w:hAnsi="Arial" w:eastAsia="Arial" w:cs="Arial"/>
          <w:b w:val="1"/>
          <w:bCs w:val="1"/>
        </w:rPr>
        <w:t xml:space="preserve">:  </w:t>
      </w:r>
      <w:r w:rsidRPr="238D70B0" w:rsidR="669F87D2">
        <w:rPr>
          <w:rFonts w:ascii="Arial" w:hAnsi="Arial" w:eastAsia="Arial" w:cs="Arial"/>
          <w:b w:val="1"/>
          <w:bCs w:val="1"/>
        </w:rPr>
        <w:t>*</w:t>
      </w:r>
      <w:r w:rsidRPr="238D70B0" w:rsidR="20CB8335">
        <w:rPr>
          <w:rFonts w:ascii="Arial" w:hAnsi="Arial" w:eastAsia="Arial" w:cs="Arial"/>
          <w:b w:val="1"/>
          <w:bCs w:val="1"/>
        </w:rPr>
        <w:t>Note to the student</w:t>
      </w:r>
      <w:r w:rsidRPr="238D70B0" w:rsidR="669F87D2">
        <w:rPr>
          <w:rFonts w:ascii="Arial" w:hAnsi="Arial" w:eastAsia="Arial" w:cs="Arial"/>
          <w:b w:val="1"/>
          <w:bCs w:val="1"/>
        </w:rPr>
        <w:t>, this graph</w:t>
      </w:r>
      <w:r w:rsidRPr="238D70B0" w:rsidR="20CB8335">
        <w:rPr>
          <w:rFonts w:ascii="Arial" w:hAnsi="Arial" w:eastAsia="Arial" w:cs="Arial"/>
          <w:b w:val="1"/>
          <w:bCs w:val="1"/>
        </w:rPr>
        <w:t xml:space="preserve"> is best plotted as a bar graph</w:t>
      </w:r>
    </w:p>
    <w:p w:rsidRPr="00664495" w:rsidR="009B5F6A" w:rsidP="238D70B0" w:rsidRDefault="009B5F6A" w14:paraId="34D7764B" w14:textId="3A190565">
      <w:pPr>
        <w:spacing w:before="240" w:line="240" w:lineRule="auto"/>
        <w:ind w:left="360" w:firstLine="360"/>
        <w:rPr>
          <w:rFonts w:ascii="Arial" w:hAnsi="Arial" w:eastAsia="Arial" w:cs="Arial"/>
          <w:b w:val="1"/>
          <w:bCs w:val="1"/>
        </w:rPr>
      </w:pPr>
      <w:r w:rsidRPr="238D70B0" w:rsidR="01F0FBCC">
        <w:rPr>
          <w:rFonts w:ascii="Arial" w:hAnsi="Arial" w:eastAsia="Arial" w:cs="Arial"/>
          <w:b w:val="1"/>
          <w:bCs w:val="1"/>
        </w:rPr>
        <w:t xml:space="preserve">Table </w:t>
      </w:r>
      <w:r w:rsidRPr="238D70B0" w:rsidR="7A87645D">
        <w:rPr>
          <w:rFonts w:ascii="Arial" w:hAnsi="Arial" w:eastAsia="Arial" w:cs="Arial"/>
          <w:b w:val="1"/>
          <w:bCs w:val="1"/>
        </w:rPr>
        <w:t>5</w:t>
      </w:r>
      <w:r w:rsidRPr="238D70B0" w:rsidR="01F0FBCC">
        <w:rPr>
          <w:rFonts w:ascii="Arial" w:hAnsi="Arial" w:eastAsia="Arial" w:cs="Arial"/>
          <w:b w:val="1"/>
          <w:bCs w:val="1"/>
        </w:rPr>
        <w:t>.17:  Inhibitor</w:t>
      </w:r>
      <w:r w:rsidRPr="238D70B0" w:rsidR="01F0FBCC">
        <w:rPr>
          <w:rFonts w:ascii="Arial" w:hAnsi="Arial" w:eastAsia="Arial" w:cs="Arial"/>
          <w:b w:val="1"/>
          <w:bCs w:val="1"/>
          <w:sz w:val="24"/>
          <w:szCs w:val="24"/>
        </w:rPr>
        <w:t xml:space="preserve"> </w:t>
      </w:r>
      <w:r w:rsidRPr="238D70B0" w:rsidR="184BFFCF">
        <w:rPr>
          <w:rFonts w:ascii="Arial" w:hAnsi="Arial" w:eastAsia="Arial" w:cs="Arial"/>
          <w:b w:val="1"/>
          <w:bCs w:val="1"/>
          <w:sz w:val="24"/>
          <w:szCs w:val="24"/>
        </w:rPr>
        <w:t>T</w:t>
      </w:r>
      <w:r w:rsidRPr="238D70B0" w:rsidR="01F0FBCC">
        <w:rPr>
          <w:rFonts w:ascii="Arial" w:hAnsi="Arial" w:eastAsia="Arial" w:cs="Arial"/>
          <w:b w:val="1"/>
          <w:bCs w:val="1"/>
          <w:sz w:val="24"/>
          <w:szCs w:val="24"/>
        </w:rPr>
        <w:t xml:space="preserve">reatment vs. </w:t>
      </w:r>
      <w:r w:rsidRPr="238D70B0" w:rsidR="4C900A0A">
        <w:rPr>
          <w:rFonts w:ascii="Arial" w:hAnsi="Arial" w:eastAsia="Arial" w:cs="Arial"/>
          <w:b w:val="1"/>
          <w:bCs w:val="1"/>
          <w:sz w:val="24"/>
          <w:szCs w:val="24"/>
        </w:rPr>
        <w:t>E</w:t>
      </w:r>
      <w:r w:rsidRPr="238D70B0" w:rsidR="01F0FBCC">
        <w:rPr>
          <w:rFonts w:ascii="Arial" w:hAnsi="Arial" w:eastAsia="Arial" w:cs="Arial"/>
          <w:b w:val="1"/>
          <w:bCs w:val="1"/>
          <w:sz w:val="24"/>
          <w:szCs w:val="24"/>
        </w:rPr>
        <w:t xml:space="preserve">nzyme </w:t>
      </w:r>
      <w:r w:rsidRPr="238D70B0" w:rsidR="6FB1D555">
        <w:rPr>
          <w:rFonts w:ascii="Arial" w:hAnsi="Arial" w:eastAsia="Arial" w:cs="Arial"/>
          <w:b w:val="1"/>
          <w:bCs w:val="1"/>
          <w:sz w:val="24"/>
          <w:szCs w:val="24"/>
        </w:rPr>
        <w:t>R</w:t>
      </w:r>
      <w:r w:rsidRPr="238D70B0" w:rsidR="01F0FBCC">
        <w:rPr>
          <w:rFonts w:ascii="Arial" w:hAnsi="Arial" w:eastAsia="Arial" w:cs="Arial"/>
          <w:b w:val="1"/>
          <w:bCs w:val="1"/>
          <w:sz w:val="24"/>
          <w:szCs w:val="24"/>
        </w:rPr>
        <w:t xml:space="preserve">eaction </w:t>
      </w:r>
      <w:r w:rsidRPr="238D70B0" w:rsidR="49F44DB6">
        <w:rPr>
          <w:rFonts w:ascii="Arial" w:hAnsi="Arial" w:eastAsia="Arial" w:cs="Arial"/>
          <w:b w:val="1"/>
          <w:bCs w:val="1"/>
          <w:sz w:val="24"/>
          <w:szCs w:val="24"/>
        </w:rPr>
        <w:t>R</w:t>
      </w:r>
      <w:r w:rsidRPr="238D70B0" w:rsidR="01F0FBCC">
        <w:rPr>
          <w:rFonts w:ascii="Arial" w:hAnsi="Arial" w:eastAsia="Arial" w:cs="Arial"/>
          <w:b w:val="1"/>
          <w:bCs w:val="1"/>
          <w:sz w:val="24"/>
          <w:szCs w:val="24"/>
        </w:rPr>
        <w:t xml:space="preserve">ate </w:t>
      </w:r>
      <w:r w:rsidRPr="238D70B0" w:rsidR="596B5060">
        <w:rPr>
          <w:rFonts w:ascii="Arial" w:hAnsi="Arial" w:eastAsia="Arial" w:cs="Arial"/>
          <w:b w:val="1"/>
          <w:bCs w:val="1"/>
          <w:sz w:val="24"/>
          <w:szCs w:val="24"/>
        </w:rPr>
        <w:t>D</w:t>
      </w:r>
      <w:r w:rsidRPr="238D70B0" w:rsidR="01F0FBCC">
        <w:rPr>
          <w:rFonts w:ascii="Arial" w:hAnsi="Arial" w:eastAsia="Arial" w:cs="Arial"/>
          <w:b w:val="1"/>
          <w:bCs w:val="1"/>
          <w:sz w:val="24"/>
          <w:szCs w:val="24"/>
        </w:rPr>
        <w:t>ata</w:t>
      </w:r>
      <w:r w:rsidRPr="238D70B0" w:rsidR="01F0FBCC">
        <w:rPr>
          <w:rFonts w:ascii="Arial" w:hAnsi="Arial" w:eastAsia="Arial" w:cs="Arial"/>
          <w:b w:val="1"/>
          <w:bCs w:val="1"/>
        </w:rPr>
        <w:t xml:space="preserve"> </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900"/>
        <w:gridCol w:w="2320"/>
      </w:tblGrid>
      <w:tr w:rsidRPr="00664495" w:rsidR="002252C1" w:rsidTr="238D70B0" w14:paraId="3CB02694" w14:textId="77777777">
        <w:trPr>
          <w:jc w:val="center"/>
        </w:trPr>
        <w:tc>
          <w:tcPr>
            <w:tcW w:w="2900" w:type="dxa"/>
            <w:shd w:val="clear" w:color="auto" w:fill="auto"/>
            <w:tcMar/>
          </w:tcPr>
          <w:p w:rsidRPr="00664495" w:rsidR="002252C1" w:rsidP="238D70B0" w:rsidRDefault="002252C1" w14:paraId="48E1E666" w14:textId="77777777">
            <w:pPr>
              <w:jc w:val="center"/>
              <w:rPr>
                <w:rFonts w:ascii="Arial" w:hAnsi="Arial" w:eastAsia="Arial" w:cs="Arial"/>
                <w:b w:val="1"/>
                <w:bCs w:val="1"/>
              </w:rPr>
            </w:pPr>
            <w:r w:rsidRPr="238D70B0" w:rsidR="6C328850">
              <w:rPr>
                <w:rFonts w:ascii="Arial" w:hAnsi="Arial" w:eastAsia="Arial" w:cs="Arial"/>
                <w:b w:val="1"/>
                <w:bCs w:val="1"/>
              </w:rPr>
              <w:t xml:space="preserve">Inhibitor </w:t>
            </w:r>
          </w:p>
        </w:tc>
        <w:tc>
          <w:tcPr>
            <w:tcW w:w="2320" w:type="dxa"/>
            <w:shd w:val="clear" w:color="auto" w:fill="auto"/>
            <w:tcMar/>
          </w:tcPr>
          <w:p w:rsidRPr="00664495" w:rsidR="002252C1" w:rsidP="238D70B0" w:rsidRDefault="002252C1" w14:paraId="1D50B804" w14:textId="2D3CD77A">
            <w:pPr>
              <w:jc w:val="center"/>
              <w:rPr>
                <w:rFonts w:ascii="Arial" w:hAnsi="Arial" w:eastAsia="Arial" w:cs="Arial"/>
                <w:b w:val="1"/>
                <w:bCs w:val="1"/>
              </w:rPr>
            </w:pPr>
            <w:r w:rsidRPr="238D70B0" w:rsidR="6C328850">
              <w:rPr>
                <w:rFonts w:ascii="Arial" w:hAnsi="Arial" w:eastAsia="Arial" w:cs="Arial"/>
                <w:b w:val="1"/>
                <w:bCs w:val="1"/>
              </w:rPr>
              <w:t xml:space="preserve">Reaction </w:t>
            </w:r>
            <w:r w:rsidRPr="238D70B0" w:rsidR="011DBC9D">
              <w:rPr>
                <w:rFonts w:ascii="Arial" w:hAnsi="Arial" w:eastAsia="Arial" w:cs="Arial"/>
                <w:b w:val="1"/>
                <w:bCs w:val="1"/>
              </w:rPr>
              <w:t>R</w:t>
            </w:r>
            <w:r w:rsidRPr="238D70B0" w:rsidR="6C328850">
              <w:rPr>
                <w:rFonts w:ascii="Arial" w:hAnsi="Arial" w:eastAsia="Arial" w:cs="Arial"/>
                <w:b w:val="1"/>
                <w:bCs w:val="1"/>
              </w:rPr>
              <w:t>ate</w:t>
            </w:r>
          </w:p>
        </w:tc>
      </w:tr>
      <w:tr w:rsidRPr="00664495" w:rsidR="00B876A7" w:rsidTr="238D70B0" w14:paraId="0330C8B7" w14:textId="77777777">
        <w:trPr>
          <w:jc w:val="center"/>
        </w:trPr>
        <w:tc>
          <w:tcPr>
            <w:tcW w:w="2900" w:type="dxa"/>
            <w:shd w:val="clear" w:color="auto" w:fill="auto"/>
            <w:tcMar/>
          </w:tcPr>
          <w:p w:rsidRPr="00664495" w:rsidR="00B876A7" w:rsidP="238D70B0" w:rsidRDefault="002252C1" w14:paraId="4CC4CD4A" w14:textId="77777777">
            <w:pPr>
              <w:spacing w:after="0"/>
              <w:jc w:val="center"/>
              <w:rPr>
                <w:rFonts w:ascii="Arial" w:hAnsi="Arial" w:eastAsia="Arial" w:cs="Arial"/>
              </w:rPr>
            </w:pPr>
            <w:r w:rsidRPr="238D70B0" w:rsidR="6C328850">
              <w:rPr>
                <w:rFonts w:ascii="Arial" w:hAnsi="Arial" w:eastAsia="Arial" w:cs="Arial"/>
              </w:rPr>
              <w:t>Present</w:t>
            </w:r>
          </w:p>
        </w:tc>
        <w:tc>
          <w:tcPr>
            <w:tcW w:w="2320" w:type="dxa"/>
            <w:shd w:val="clear" w:color="auto" w:fill="auto"/>
            <w:tcMar/>
          </w:tcPr>
          <w:p w:rsidRPr="00664495" w:rsidR="00B876A7" w:rsidP="238D70B0" w:rsidRDefault="00B876A7" w14:paraId="35045B56" w14:textId="77777777">
            <w:pPr>
              <w:spacing w:after="0"/>
              <w:rPr>
                <w:rFonts w:ascii="Arial" w:hAnsi="Arial" w:eastAsia="Arial" w:cs="Arial"/>
              </w:rPr>
            </w:pPr>
          </w:p>
        </w:tc>
      </w:tr>
      <w:tr w:rsidRPr="00664495" w:rsidR="00B876A7" w:rsidTr="238D70B0" w14:paraId="22769DE3" w14:textId="77777777">
        <w:trPr>
          <w:jc w:val="center"/>
        </w:trPr>
        <w:tc>
          <w:tcPr>
            <w:tcW w:w="2900" w:type="dxa"/>
            <w:shd w:val="clear" w:color="auto" w:fill="auto"/>
            <w:tcMar/>
          </w:tcPr>
          <w:p w:rsidRPr="00664495" w:rsidR="00B876A7" w:rsidP="238D70B0" w:rsidRDefault="002252C1" w14:paraId="0190B920" w14:textId="77777777">
            <w:pPr>
              <w:spacing w:after="0"/>
              <w:jc w:val="center"/>
              <w:rPr>
                <w:rFonts w:ascii="Arial" w:hAnsi="Arial" w:eastAsia="Arial" w:cs="Arial"/>
              </w:rPr>
            </w:pPr>
            <w:r w:rsidRPr="238D70B0" w:rsidR="6C328850">
              <w:rPr>
                <w:rFonts w:ascii="Arial" w:hAnsi="Arial" w:eastAsia="Arial" w:cs="Arial"/>
              </w:rPr>
              <w:t>Absence</w:t>
            </w:r>
          </w:p>
        </w:tc>
        <w:tc>
          <w:tcPr>
            <w:tcW w:w="2320" w:type="dxa"/>
            <w:shd w:val="clear" w:color="auto" w:fill="auto"/>
            <w:tcMar/>
          </w:tcPr>
          <w:p w:rsidRPr="00664495" w:rsidR="00B876A7" w:rsidP="238D70B0" w:rsidRDefault="00B876A7" w14:paraId="281AAD49" w14:textId="77777777">
            <w:pPr>
              <w:spacing w:after="0"/>
              <w:rPr>
                <w:rFonts w:ascii="Arial" w:hAnsi="Arial" w:eastAsia="Arial" w:cs="Arial"/>
              </w:rPr>
            </w:pPr>
          </w:p>
        </w:tc>
      </w:tr>
    </w:tbl>
    <w:p w:rsidRPr="00664495" w:rsidR="00E24CF1" w:rsidP="238D70B0" w:rsidRDefault="00E24CF1" w14:paraId="3B93C207" w14:textId="0CA1BF6B">
      <w:pPr>
        <w:spacing w:before="240"/>
        <w:ind w:left="720"/>
        <w:rPr>
          <w:rFonts w:ascii="Arial" w:hAnsi="Arial" w:eastAsia="Arial" w:cs="Arial"/>
        </w:rPr>
      </w:pPr>
      <w:r w:rsidRPr="238D70B0" w:rsidR="20CB8335">
        <w:rPr>
          <w:rFonts w:ascii="Arial" w:hAnsi="Arial" w:eastAsia="Arial" w:cs="Arial"/>
        </w:rPr>
        <w:t xml:space="preserve">Describe the relationship </w:t>
      </w:r>
      <w:r w:rsidRPr="238D70B0" w:rsidR="2E0B5580">
        <w:rPr>
          <w:rFonts w:ascii="Arial" w:hAnsi="Arial" w:eastAsia="Arial" w:cs="Arial"/>
        </w:rPr>
        <w:t>between</w:t>
      </w:r>
      <w:r w:rsidRPr="238D70B0" w:rsidR="20CB8335">
        <w:rPr>
          <w:rFonts w:ascii="Arial" w:hAnsi="Arial" w:eastAsia="Arial" w:cs="Arial"/>
        </w:rPr>
        <w:t xml:space="preserve"> the presence or absence vs. the reaction rate trend that you plotted in your graphs.</w:t>
      </w:r>
    </w:p>
    <w:p w:rsidRPr="00664495" w:rsidR="00D646C6" w:rsidP="238D70B0" w:rsidRDefault="00D646C6" w14:paraId="2E875D59" w14:textId="77777777">
      <w:pPr>
        <w:spacing w:after="0"/>
        <w:rPr>
          <w:rFonts w:ascii="Arial" w:hAnsi="Arial" w:eastAsia="Arial" w:cs="Arial"/>
          <w:b w:val="1"/>
          <w:bCs w:val="1"/>
          <w:sz w:val="28"/>
          <w:szCs w:val="28"/>
        </w:rPr>
      </w:pPr>
    </w:p>
    <w:p w:rsidRPr="00664495" w:rsidR="00E24CF1" w:rsidP="238D70B0" w:rsidRDefault="00E24CF1" w14:paraId="1A14F68D" w14:textId="77777777">
      <w:pPr>
        <w:spacing w:after="0"/>
        <w:rPr>
          <w:rFonts w:ascii="Arial" w:hAnsi="Arial" w:eastAsia="Arial" w:cs="Arial"/>
          <w:b w:val="1"/>
          <w:bCs w:val="1"/>
          <w:sz w:val="28"/>
          <w:szCs w:val="28"/>
        </w:rPr>
      </w:pPr>
    </w:p>
    <w:p w:rsidRPr="00664495" w:rsidR="00E24CF1" w:rsidP="238D70B0" w:rsidRDefault="00E24CF1" w14:paraId="3143432F" w14:textId="77777777">
      <w:pPr>
        <w:spacing w:after="0"/>
        <w:rPr>
          <w:rFonts w:ascii="Arial" w:hAnsi="Arial" w:eastAsia="Arial" w:cs="Arial"/>
          <w:b w:val="1"/>
          <w:bCs w:val="1"/>
          <w:sz w:val="28"/>
          <w:szCs w:val="28"/>
        </w:rPr>
      </w:pPr>
    </w:p>
    <w:p w:rsidRPr="00664495" w:rsidR="00145439" w:rsidP="238D70B0" w:rsidRDefault="00145439" w14:paraId="7C75323E" w14:textId="77777777">
      <w:pPr>
        <w:spacing w:after="0"/>
        <w:ind w:left="360"/>
        <w:rPr>
          <w:rFonts w:ascii="Arial" w:hAnsi="Arial" w:eastAsia="Arial" w:cs="Arial"/>
        </w:rPr>
      </w:pPr>
    </w:p>
    <w:p w:rsidR="29F81FAE" w:rsidP="238D70B0" w:rsidRDefault="29F81FAE" w14:paraId="33709BB6" w14:textId="68D8874B">
      <w:pPr>
        <w:spacing w:after="0"/>
        <w:rPr>
          <w:rFonts w:ascii="Arial" w:hAnsi="Arial" w:eastAsia="Arial" w:cs="Arial"/>
          <w:b w:val="1"/>
          <w:bCs w:val="1"/>
          <w:sz w:val="32"/>
          <w:szCs w:val="32"/>
        </w:rPr>
      </w:pPr>
    </w:p>
    <w:p w:rsidRPr="00664495" w:rsidR="00D646C6" w:rsidP="238D70B0" w:rsidRDefault="0039321C" w14:paraId="65D1191F" w14:textId="3F1D21DE">
      <w:pPr>
        <w:spacing w:after="0"/>
        <w:rPr>
          <w:rFonts w:ascii="Arial" w:hAnsi="Arial" w:eastAsia="Arial" w:cs="Arial"/>
          <w:b w:val="1"/>
          <w:bCs w:val="1"/>
          <w:sz w:val="32"/>
          <w:szCs w:val="32"/>
        </w:rPr>
      </w:pPr>
      <w:r w:rsidRPr="238D70B0" w:rsidR="06D385D3">
        <w:rPr>
          <w:rFonts w:ascii="Arial" w:hAnsi="Arial" w:eastAsia="Arial" w:cs="Arial"/>
          <w:b w:val="1"/>
          <w:bCs w:val="1"/>
          <w:sz w:val="32"/>
          <w:szCs w:val="32"/>
        </w:rPr>
        <w:t>Post lab activit</w:t>
      </w:r>
      <w:r w:rsidRPr="238D70B0" w:rsidR="2300C570">
        <w:rPr>
          <w:rFonts w:ascii="Arial" w:hAnsi="Arial" w:eastAsia="Arial" w:cs="Arial"/>
          <w:b w:val="1"/>
          <w:bCs w:val="1"/>
          <w:sz w:val="32"/>
          <w:szCs w:val="32"/>
        </w:rPr>
        <w:t>ies</w:t>
      </w:r>
      <w:r w:rsidRPr="238D70B0" w:rsidR="06D385D3">
        <w:rPr>
          <w:rFonts w:ascii="Arial" w:hAnsi="Arial" w:eastAsia="Arial" w:cs="Arial"/>
          <w:b w:val="1"/>
          <w:bCs w:val="1"/>
          <w:sz w:val="32"/>
          <w:szCs w:val="32"/>
        </w:rPr>
        <w:t xml:space="preserve">: </w:t>
      </w:r>
      <w:r w:rsidRPr="238D70B0" w:rsidR="78FAA443">
        <w:rPr>
          <w:rFonts w:ascii="Arial" w:hAnsi="Arial" w:eastAsia="Arial" w:cs="Arial"/>
          <w:b w:val="1"/>
          <w:bCs w:val="1"/>
          <w:sz w:val="32"/>
          <w:szCs w:val="32"/>
        </w:rPr>
        <w:t>Discussion</w:t>
      </w:r>
      <w:r w:rsidRPr="238D70B0" w:rsidR="64086F61">
        <w:rPr>
          <w:rFonts w:ascii="Arial" w:hAnsi="Arial" w:eastAsia="Arial" w:cs="Arial"/>
          <w:b w:val="1"/>
          <w:bCs w:val="1"/>
          <w:sz w:val="32"/>
          <w:szCs w:val="32"/>
        </w:rPr>
        <w:t xml:space="preserve"> Questions</w:t>
      </w:r>
    </w:p>
    <w:p w:rsidR="00942BBD" w:rsidP="238D70B0" w:rsidRDefault="00942BBD" w14:paraId="3A5DCBFD" w14:textId="77777777">
      <w:pPr>
        <w:spacing w:after="0"/>
        <w:rPr>
          <w:rFonts w:ascii="Arial" w:hAnsi="Arial" w:eastAsia="Arial" w:cs="Arial"/>
          <w:sz w:val="24"/>
          <w:szCs w:val="24"/>
        </w:rPr>
      </w:pPr>
      <w:r w:rsidRPr="238D70B0" w:rsidR="1597A27A">
        <w:rPr>
          <w:rFonts w:ascii="Arial" w:hAnsi="Arial" w:eastAsia="Arial" w:cs="Arial"/>
          <w:b w:val="1"/>
          <w:bCs w:val="1"/>
          <w:sz w:val="24"/>
          <w:szCs w:val="24"/>
        </w:rPr>
        <w:t>After completing the lab</w:t>
      </w:r>
      <w:r w:rsidRPr="238D70B0" w:rsidR="1597A27A">
        <w:rPr>
          <w:rFonts w:ascii="Arial" w:hAnsi="Arial" w:eastAsia="Arial" w:cs="Arial"/>
          <w:sz w:val="24"/>
          <w:szCs w:val="24"/>
        </w:rPr>
        <w:t>, be sure to work through the post-lab questions. These are designed to help you analyze your results and better understand the concepts explored in the experiment.</w:t>
      </w:r>
    </w:p>
    <w:p w:rsidRPr="00942BBD" w:rsidR="00942BBD" w:rsidP="238D70B0" w:rsidRDefault="00942BBD" w14:paraId="646BFA38" w14:textId="77777777">
      <w:pPr>
        <w:spacing w:after="0"/>
        <w:rPr>
          <w:rFonts w:ascii="Arial" w:hAnsi="Arial" w:eastAsia="Arial" w:cs="Arial"/>
          <w:sz w:val="24"/>
          <w:szCs w:val="24"/>
        </w:rPr>
      </w:pPr>
    </w:p>
    <w:p w:rsidRPr="00942BBD" w:rsidR="00942BBD" w:rsidP="238D70B0" w:rsidRDefault="00942BBD" w14:paraId="3B6775DD" w14:textId="6CF34D2C">
      <w:pPr>
        <w:spacing w:after="0"/>
        <w:rPr>
          <w:rFonts w:ascii="Arial" w:hAnsi="Arial" w:eastAsia="Arial" w:cs="Arial"/>
          <w:sz w:val="24"/>
          <w:szCs w:val="24"/>
        </w:rPr>
      </w:pPr>
      <w:r w:rsidRPr="238D70B0" w:rsidR="5D9141F8">
        <w:rPr>
          <w:rFonts w:ascii="Arial" w:hAnsi="Arial" w:eastAsia="Arial" w:cs="Arial"/>
          <w:sz w:val="24"/>
          <w:szCs w:val="24"/>
        </w:rPr>
        <w:t>You should review your answers with your lab instructor before the session ends.</w:t>
      </w:r>
      <w:r w:rsidRPr="238D70B0" w:rsidR="1597A27A">
        <w:rPr>
          <w:rFonts w:ascii="Arial" w:hAnsi="Arial" w:eastAsia="Arial" w:cs="Arial"/>
          <w:sz w:val="24"/>
          <w:szCs w:val="24"/>
        </w:rPr>
        <w:t xml:space="preserve"> Some </w:t>
      </w:r>
      <w:r w:rsidRPr="238D70B0" w:rsidR="1597A27A">
        <w:rPr>
          <w:rFonts w:ascii="Arial" w:hAnsi="Arial" w:eastAsia="Arial" w:cs="Arial"/>
          <w:sz w:val="24"/>
          <w:szCs w:val="24"/>
        </w:rPr>
        <w:t xml:space="preserve">instructors may ask you to </w:t>
      </w:r>
      <w:bookmarkStart w:name="_Int_Mupw5sZL" w:id="316087667"/>
      <w:r w:rsidRPr="238D70B0" w:rsidR="1597A27A">
        <w:rPr>
          <w:rFonts w:ascii="Arial" w:hAnsi="Arial" w:eastAsia="Arial" w:cs="Arial"/>
          <w:sz w:val="24"/>
          <w:szCs w:val="24"/>
        </w:rPr>
        <w:t>submit</w:t>
      </w:r>
      <w:bookmarkEnd w:id="316087667"/>
      <w:r w:rsidRPr="238D70B0" w:rsidR="1597A27A">
        <w:rPr>
          <w:rFonts w:ascii="Arial" w:hAnsi="Arial" w:eastAsia="Arial" w:cs="Arial"/>
          <w:sz w:val="24"/>
          <w:szCs w:val="24"/>
        </w:rPr>
        <w:t xml:space="preserve"> your post-lab work for a grade at the end of class, so plan your time accordingly.</w:t>
      </w:r>
    </w:p>
    <w:p w:rsidRPr="00664495" w:rsidR="00002FFE" w:rsidP="238D70B0" w:rsidRDefault="0070780B" w14:paraId="21BDAD0E" w14:textId="77777777">
      <w:pPr>
        <w:spacing w:after="0"/>
        <w:rPr>
          <w:rFonts w:ascii="Arial" w:hAnsi="Arial" w:eastAsia="Arial" w:cs="Arial"/>
          <w:sz w:val="24"/>
          <w:szCs w:val="24"/>
        </w:rPr>
      </w:pPr>
      <w:r w:rsidRPr="238D70B0" w:rsidR="5609985D">
        <w:rPr>
          <w:rFonts w:ascii="Arial" w:hAnsi="Arial" w:eastAsia="Arial" w:cs="Arial"/>
          <w:sz w:val="24"/>
          <w:szCs w:val="24"/>
        </w:rPr>
        <w:t>From your results</w:t>
      </w:r>
      <w:r w:rsidRPr="238D70B0" w:rsidR="02B6ABAB">
        <w:rPr>
          <w:rFonts w:ascii="Arial" w:hAnsi="Arial" w:eastAsia="Arial" w:cs="Arial"/>
          <w:sz w:val="24"/>
          <w:szCs w:val="24"/>
        </w:rPr>
        <w:t>,</w:t>
      </w:r>
      <w:r w:rsidRPr="238D70B0" w:rsidR="5609985D">
        <w:rPr>
          <w:rFonts w:ascii="Arial" w:hAnsi="Arial" w:eastAsia="Arial" w:cs="Arial"/>
          <w:sz w:val="24"/>
          <w:szCs w:val="24"/>
        </w:rPr>
        <w:t xml:space="preserve"> </w:t>
      </w:r>
      <w:r w:rsidRPr="238D70B0" w:rsidR="02B6ABAB">
        <w:rPr>
          <w:rFonts w:ascii="Arial" w:hAnsi="Arial" w:eastAsia="Arial" w:cs="Arial"/>
          <w:sz w:val="24"/>
          <w:szCs w:val="24"/>
        </w:rPr>
        <w:t>explain the following:</w:t>
      </w:r>
    </w:p>
    <w:p w:rsidR="00942BBD" w:rsidP="238D70B0" w:rsidRDefault="00942BBD" w14:paraId="22AF1AAF" w14:textId="77777777">
      <w:pPr>
        <w:spacing w:line="278" w:lineRule="auto"/>
        <w:rPr>
          <w:rFonts w:ascii="Arial" w:hAnsi="Arial" w:eastAsia="Arial" w:cs="Arial"/>
          <w:b w:val="1"/>
          <w:bCs w:val="1"/>
        </w:rPr>
      </w:pPr>
    </w:p>
    <w:p w:rsidRPr="00296800" w:rsidR="00942BBD" w:rsidP="238D70B0" w:rsidRDefault="00942BBD" w14:paraId="66AF4F93" w14:textId="3AF376C4">
      <w:pPr>
        <w:spacing w:line="278" w:lineRule="auto"/>
        <w:rPr>
          <w:rFonts w:ascii="Arial" w:hAnsi="Arial" w:eastAsia="Arial" w:cs="Arial"/>
          <w:b w:val="1"/>
          <w:bCs w:val="1"/>
          <w:sz w:val="28"/>
          <w:szCs w:val="28"/>
        </w:rPr>
      </w:pPr>
      <w:r w:rsidRPr="238D70B0" w:rsidR="1597A27A">
        <w:rPr>
          <w:rFonts w:ascii="Arial" w:hAnsi="Arial" w:eastAsia="Arial" w:cs="Arial"/>
          <w:b w:val="1"/>
          <w:bCs w:val="1"/>
          <w:sz w:val="28"/>
          <w:szCs w:val="28"/>
        </w:rPr>
        <w:t xml:space="preserve">Post-Lab </w:t>
      </w:r>
      <w:r w:rsidRPr="238D70B0" w:rsidR="09B2EE2E">
        <w:rPr>
          <w:rFonts w:ascii="Arial" w:hAnsi="Arial" w:eastAsia="Arial" w:cs="Arial"/>
          <w:b w:val="1"/>
          <w:bCs w:val="1"/>
          <w:sz w:val="28"/>
          <w:szCs w:val="28"/>
        </w:rPr>
        <w:t>Activity 5.1</w:t>
      </w:r>
      <w:r w:rsidRPr="238D70B0" w:rsidR="71E5BB6C">
        <w:rPr>
          <w:rFonts w:ascii="Arial" w:hAnsi="Arial" w:eastAsia="Arial" w:cs="Arial"/>
          <w:b w:val="1"/>
          <w:bCs w:val="1"/>
          <w:sz w:val="28"/>
          <w:szCs w:val="28"/>
        </w:rPr>
        <w:t>:</w:t>
      </w:r>
      <w:r w:rsidRPr="238D70B0" w:rsidR="5AB32E82">
        <w:rPr>
          <w:rFonts w:ascii="Arial" w:hAnsi="Arial" w:eastAsia="Arial" w:cs="Arial"/>
          <w:b w:val="1"/>
          <w:bCs w:val="1"/>
          <w:sz w:val="28"/>
          <w:szCs w:val="28"/>
        </w:rPr>
        <w:t xml:space="preserve"> </w:t>
      </w:r>
      <w:r w:rsidRPr="238D70B0" w:rsidR="1597A27A">
        <w:rPr>
          <w:rFonts w:ascii="Arial" w:hAnsi="Arial" w:eastAsia="Arial" w:cs="Arial"/>
          <w:b w:val="1"/>
          <w:bCs w:val="1"/>
          <w:sz w:val="28"/>
          <w:szCs w:val="28"/>
        </w:rPr>
        <w:t>Multiple Choice Questions</w:t>
      </w:r>
    </w:p>
    <w:p w:rsidRPr="00296800" w:rsidR="00942BBD" w:rsidP="238D70B0" w:rsidRDefault="00942BBD" w14:paraId="7593BE4C" w14:textId="4413A4B5">
      <w:pPr>
        <w:numPr>
          <w:ilvl w:val="0"/>
          <w:numId w:val="27"/>
        </w:numPr>
        <w:spacing w:line="278" w:lineRule="auto"/>
        <w:rPr>
          <w:rFonts w:ascii="Arial" w:hAnsi="Arial" w:eastAsia="Arial" w:cs="Arial"/>
        </w:rPr>
      </w:pPr>
      <w:r w:rsidRPr="238D70B0" w:rsidR="1597A27A">
        <w:rPr>
          <w:rFonts w:ascii="Arial" w:hAnsi="Arial" w:eastAsia="Arial" w:cs="Arial"/>
        </w:rPr>
        <w:t>If the enzyme becomes saturated with substrate, increasing substrate concentration will:</w:t>
      </w:r>
      <w:r>
        <w:br/>
      </w:r>
      <w:r w:rsidRPr="238D70B0" w:rsidR="1597A27A">
        <w:rPr>
          <w:rFonts w:ascii="Arial" w:hAnsi="Arial" w:eastAsia="Arial" w:cs="Arial"/>
        </w:rPr>
        <w:t>A. Increase rate indefinitely</w:t>
      </w:r>
      <w:r>
        <w:br/>
      </w:r>
      <w:r w:rsidRPr="238D70B0" w:rsidR="1597A27A">
        <w:rPr>
          <w:rFonts w:ascii="Arial" w:hAnsi="Arial" w:eastAsia="Arial" w:cs="Arial"/>
        </w:rPr>
        <w:t>B. Decrease rate</w:t>
      </w:r>
      <w:r>
        <w:br/>
      </w:r>
      <w:r w:rsidRPr="238D70B0" w:rsidR="1597A27A">
        <w:rPr>
          <w:rFonts w:ascii="Arial" w:hAnsi="Arial" w:eastAsia="Arial" w:cs="Arial"/>
        </w:rPr>
        <w:t>C. Have little to no effect</w:t>
      </w:r>
      <w:r>
        <w:br/>
      </w:r>
      <w:r w:rsidRPr="238D70B0" w:rsidR="1597A27A">
        <w:rPr>
          <w:rFonts w:ascii="Arial" w:hAnsi="Arial" w:eastAsia="Arial" w:cs="Arial"/>
        </w:rPr>
        <w:t>D. Destroy the enzyme</w:t>
      </w:r>
    </w:p>
    <w:p w:rsidRPr="00296800" w:rsidR="00942BBD" w:rsidP="238D70B0" w:rsidRDefault="00942BBD" w14:paraId="6E8C98A9" w14:textId="13A8C78D">
      <w:pPr>
        <w:numPr>
          <w:ilvl w:val="0"/>
          <w:numId w:val="27"/>
        </w:numPr>
        <w:spacing w:line="278" w:lineRule="auto"/>
        <w:rPr>
          <w:rFonts w:ascii="Arial" w:hAnsi="Arial" w:eastAsia="Arial" w:cs="Arial"/>
        </w:rPr>
      </w:pPr>
      <w:r w:rsidRPr="238D70B0" w:rsidR="40F8E0DC">
        <w:rPr>
          <w:rFonts w:ascii="Arial" w:hAnsi="Arial" w:eastAsia="Arial" w:cs="Arial"/>
        </w:rPr>
        <w:t>A decrease in reaction rate at elevated temperature is most likely due to:</w:t>
      </w:r>
      <w:r>
        <w:br/>
      </w:r>
      <w:r w:rsidRPr="238D70B0" w:rsidR="40F8E0DC">
        <w:rPr>
          <w:rFonts w:ascii="Arial" w:hAnsi="Arial" w:eastAsia="Arial" w:cs="Arial"/>
        </w:rPr>
        <w:t>A. Increased substrate collisions</w:t>
      </w:r>
      <w:r>
        <w:br/>
      </w:r>
      <w:r w:rsidRPr="238D70B0" w:rsidR="40F8E0DC">
        <w:rPr>
          <w:rFonts w:ascii="Arial" w:hAnsi="Arial" w:eastAsia="Arial" w:cs="Arial"/>
        </w:rPr>
        <w:t>B. Denaturation of the enzyme</w:t>
      </w:r>
      <w:r>
        <w:br/>
      </w:r>
      <w:r w:rsidRPr="238D70B0" w:rsidR="40F8E0DC">
        <w:rPr>
          <w:rFonts w:ascii="Arial" w:hAnsi="Arial" w:eastAsia="Arial" w:cs="Arial"/>
        </w:rPr>
        <w:t>C. Increased pH</w:t>
      </w:r>
      <w:r>
        <w:br/>
      </w:r>
      <w:r w:rsidRPr="238D70B0" w:rsidR="40F8E0DC">
        <w:rPr>
          <w:rFonts w:ascii="Arial" w:hAnsi="Arial" w:eastAsia="Arial" w:cs="Arial"/>
        </w:rPr>
        <w:t>D. Increased absorbance</w:t>
      </w:r>
      <w:r>
        <w:br/>
      </w:r>
      <w:r w:rsidRPr="238D70B0">
        <w:rPr>
          <w:rFonts w:ascii="Arial" w:hAnsi="Arial" w:eastAsia="Arial" w:cs="Arial"/>
        </w:rPr>
        <w:br w:type="column"/>
      </w:r>
    </w:p>
    <w:p w:rsidRPr="00296800" w:rsidR="00942BBD" w:rsidP="238D70B0" w:rsidRDefault="00942BBD" w14:paraId="26231F2E" w14:textId="2B6F2304">
      <w:pPr>
        <w:numPr>
          <w:ilvl w:val="0"/>
          <w:numId w:val="27"/>
        </w:numPr>
        <w:spacing w:line="278" w:lineRule="auto"/>
        <w:rPr>
          <w:rFonts w:ascii="Arial" w:hAnsi="Arial" w:eastAsia="Arial" w:cs="Arial"/>
        </w:rPr>
      </w:pPr>
      <w:r w:rsidRPr="238D70B0" w:rsidR="1597A27A">
        <w:rPr>
          <w:rFonts w:ascii="Arial" w:hAnsi="Arial" w:eastAsia="Arial" w:cs="Arial"/>
        </w:rPr>
        <w:t>If hydroxylamine inhibits peroxidase, it most likely:</w:t>
      </w:r>
      <w:r>
        <w:br/>
      </w:r>
      <w:r w:rsidRPr="238D70B0" w:rsidR="1597A27A">
        <w:rPr>
          <w:rFonts w:ascii="Arial" w:hAnsi="Arial" w:eastAsia="Arial" w:cs="Arial"/>
        </w:rPr>
        <w:t>A. Acts as a substrate</w:t>
      </w:r>
      <w:r>
        <w:br/>
      </w:r>
      <w:r w:rsidRPr="238D70B0" w:rsidR="1597A27A">
        <w:rPr>
          <w:rFonts w:ascii="Arial" w:hAnsi="Arial" w:eastAsia="Arial" w:cs="Arial"/>
        </w:rPr>
        <w:t>B. Blocks the active site or alters enzyme structure</w:t>
      </w:r>
      <w:r>
        <w:br/>
      </w:r>
      <w:r w:rsidRPr="238D70B0" w:rsidR="1597A27A">
        <w:rPr>
          <w:rFonts w:ascii="Arial" w:hAnsi="Arial" w:eastAsia="Arial" w:cs="Arial"/>
        </w:rPr>
        <w:t>C. Increases temperature</w:t>
      </w:r>
      <w:r>
        <w:br/>
      </w:r>
      <w:r w:rsidRPr="238D70B0" w:rsidR="1597A27A">
        <w:rPr>
          <w:rFonts w:ascii="Arial" w:hAnsi="Arial" w:eastAsia="Arial" w:cs="Arial"/>
        </w:rPr>
        <w:t>D. Changes color of guaiacol</w:t>
      </w:r>
      <w:r>
        <w:br/>
      </w:r>
    </w:p>
    <w:p w:rsidR="00DE2EE6" w:rsidP="238D70B0" w:rsidRDefault="00942BBD" w14:paraId="24B841AD" w14:textId="26F93736">
      <w:pPr>
        <w:numPr>
          <w:ilvl w:val="0"/>
          <w:numId w:val="27"/>
        </w:numPr>
        <w:spacing w:line="278" w:lineRule="auto"/>
        <w:rPr>
          <w:rFonts w:ascii="Arial" w:hAnsi="Arial" w:eastAsia="Arial" w:cs="Arial"/>
        </w:rPr>
      </w:pPr>
      <w:r w:rsidRPr="238D70B0" w:rsidR="1597A27A">
        <w:rPr>
          <w:rFonts w:ascii="Arial" w:hAnsi="Arial" w:eastAsia="Arial" w:cs="Arial"/>
        </w:rPr>
        <w:t xml:space="preserve">Which condition would </w:t>
      </w:r>
      <w:r w:rsidRPr="238D70B0" w:rsidR="60EC356F">
        <w:rPr>
          <w:rFonts w:ascii="Arial" w:hAnsi="Arial" w:eastAsia="Arial" w:cs="Arial"/>
        </w:rPr>
        <w:t>decrease</w:t>
      </w:r>
      <w:r w:rsidRPr="238D70B0" w:rsidR="7842BCD6">
        <w:rPr>
          <w:rFonts w:ascii="Arial" w:hAnsi="Arial" w:eastAsia="Arial" w:cs="Arial"/>
        </w:rPr>
        <w:t xml:space="preserve"> </w:t>
      </w:r>
      <w:r w:rsidRPr="238D70B0" w:rsidR="7842BCD6">
        <w:rPr>
          <w:rFonts w:ascii="Arial" w:hAnsi="Arial" w:eastAsia="Arial" w:cs="Arial"/>
        </w:rPr>
        <w:t>conducti</w:t>
      </w:r>
      <w:r w:rsidRPr="238D70B0" w:rsidR="1597A27A">
        <w:rPr>
          <w:rFonts w:ascii="Arial" w:hAnsi="Arial" w:eastAsia="Arial" w:cs="Arial"/>
        </w:rPr>
        <w:t>vity</w:t>
      </w:r>
      <w:r w:rsidRPr="238D70B0" w:rsidR="1597A27A">
        <w:rPr>
          <w:rFonts w:ascii="Arial" w:hAnsi="Arial" w:eastAsia="Arial" w:cs="Arial"/>
        </w:rPr>
        <w:t>?</w:t>
      </w:r>
      <w:r>
        <w:br/>
      </w:r>
      <w:r w:rsidRPr="238D70B0" w:rsidR="1597A27A">
        <w:rPr>
          <w:rFonts w:ascii="Arial" w:hAnsi="Arial" w:eastAsia="Arial" w:cs="Arial"/>
        </w:rPr>
        <w:t>A. Optimal pH</w:t>
      </w:r>
      <w:r>
        <w:br/>
      </w:r>
      <w:r w:rsidRPr="238D70B0" w:rsidR="1597A27A">
        <w:rPr>
          <w:rFonts w:ascii="Arial" w:hAnsi="Arial" w:eastAsia="Arial" w:cs="Arial"/>
        </w:rPr>
        <w:t>B. High substrate concentration</w:t>
      </w:r>
      <w:r>
        <w:br/>
      </w:r>
      <w:r w:rsidRPr="238D70B0" w:rsidR="1597A27A">
        <w:rPr>
          <w:rFonts w:ascii="Arial" w:hAnsi="Arial" w:eastAsia="Arial" w:cs="Arial"/>
        </w:rPr>
        <w:t>C. Extreme pH</w:t>
      </w:r>
      <w:r>
        <w:br/>
      </w:r>
      <w:r w:rsidRPr="238D70B0" w:rsidR="1597A27A">
        <w:rPr>
          <w:rFonts w:ascii="Arial" w:hAnsi="Arial" w:eastAsia="Arial" w:cs="Arial"/>
        </w:rPr>
        <w:t>D. Moderate temperature</w:t>
      </w:r>
      <w:r>
        <w:br/>
      </w:r>
    </w:p>
    <w:p w:rsidRPr="00296800" w:rsidR="00942BBD" w:rsidP="238D70B0" w:rsidRDefault="00942BBD" w14:paraId="25607616" w14:textId="7E0AFF5A">
      <w:pPr>
        <w:pStyle w:val="Normal"/>
        <w:spacing w:line="278" w:lineRule="auto"/>
        <w:rPr>
          <w:rFonts w:ascii="Arial" w:hAnsi="Arial" w:eastAsia="Arial" w:cs="Arial"/>
          <w:b w:val="1"/>
          <w:bCs w:val="1"/>
          <w:sz w:val="28"/>
          <w:szCs w:val="28"/>
        </w:rPr>
      </w:pPr>
      <w:r w:rsidRPr="238D70B0" w:rsidR="5786162A">
        <w:rPr>
          <w:rFonts w:ascii="Arial" w:hAnsi="Arial" w:eastAsia="Arial" w:cs="Arial"/>
          <w:b w:val="1"/>
          <w:bCs w:val="1"/>
          <w:sz w:val="28"/>
          <w:szCs w:val="28"/>
        </w:rPr>
        <w:t xml:space="preserve">Post-Lab Activity 5.2: </w:t>
      </w:r>
      <w:r w:rsidRPr="238D70B0" w:rsidR="1597A27A">
        <w:rPr>
          <w:rFonts w:ascii="Arial" w:hAnsi="Arial" w:eastAsia="Arial" w:cs="Arial"/>
          <w:b w:val="1"/>
          <w:bCs w:val="1"/>
          <w:sz w:val="28"/>
          <w:szCs w:val="28"/>
        </w:rPr>
        <w:t>Short Answer / Analysis Questions</w:t>
      </w:r>
    </w:p>
    <w:p w:rsidR="00942BBD" w:rsidP="238D70B0" w:rsidRDefault="00942BBD" w14:paraId="009F02C9" w14:textId="77777777">
      <w:pPr>
        <w:numPr>
          <w:ilvl w:val="0"/>
          <w:numId w:val="29"/>
        </w:numPr>
        <w:spacing w:line="278" w:lineRule="auto"/>
        <w:rPr>
          <w:rFonts w:ascii="Arial" w:hAnsi="Arial" w:eastAsia="Arial" w:cs="Arial"/>
        </w:rPr>
      </w:pPr>
      <w:r w:rsidRPr="238D70B0" w:rsidR="1597A27A">
        <w:rPr>
          <w:rFonts w:ascii="Arial" w:hAnsi="Arial" w:eastAsia="Arial" w:cs="Arial"/>
        </w:rPr>
        <w:t>Interpret your data: How did reaction rate change with increasing substrate concentration? Explain biologically.</w:t>
      </w:r>
    </w:p>
    <w:p w:rsidR="00DE2EE6" w:rsidP="238D70B0" w:rsidRDefault="00DE2EE6" w14:paraId="26C6BFFF" w14:textId="77777777">
      <w:pPr>
        <w:spacing w:line="278" w:lineRule="auto"/>
        <w:rPr>
          <w:rFonts w:ascii="Arial" w:hAnsi="Arial" w:eastAsia="Arial" w:cs="Arial"/>
        </w:rPr>
      </w:pPr>
    </w:p>
    <w:p w:rsidRPr="00296800" w:rsidR="00DE2EE6" w:rsidP="238D70B0" w:rsidRDefault="00DE2EE6" w14:paraId="3ABF932C" w14:textId="77777777">
      <w:pPr>
        <w:spacing w:line="278" w:lineRule="auto"/>
        <w:rPr>
          <w:rFonts w:ascii="Arial" w:hAnsi="Arial" w:eastAsia="Arial" w:cs="Arial"/>
        </w:rPr>
      </w:pPr>
    </w:p>
    <w:p w:rsidR="00942BBD" w:rsidP="238D70B0" w:rsidRDefault="00942BBD" w14:paraId="6F3A95DC" w14:textId="77777777">
      <w:pPr>
        <w:numPr>
          <w:ilvl w:val="0"/>
          <w:numId w:val="29"/>
        </w:numPr>
        <w:spacing w:line="278" w:lineRule="auto"/>
        <w:rPr>
          <w:rFonts w:ascii="Arial" w:hAnsi="Arial" w:eastAsia="Arial" w:cs="Arial"/>
        </w:rPr>
      </w:pPr>
      <w:r w:rsidRPr="238D70B0" w:rsidR="1597A27A">
        <w:rPr>
          <w:rFonts w:ascii="Arial" w:hAnsi="Arial" w:eastAsia="Arial" w:cs="Arial"/>
        </w:rPr>
        <w:t>Compare the effects of temperature and pH on enzyme activity. Which had the greatest impact and why?</w:t>
      </w:r>
    </w:p>
    <w:p w:rsidR="00DE2EE6" w:rsidP="238D70B0" w:rsidRDefault="00DE2EE6" w14:paraId="0F0B3E50" w14:textId="77777777">
      <w:pPr>
        <w:spacing w:line="278" w:lineRule="auto"/>
        <w:rPr>
          <w:rFonts w:ascii="Arial" w:hAnsi="Arial" w:eastAsia="Arial" w:cs="Arial"/>
        </w:rPr>
      </w:pPr>
    </w:p>
    <w:p w:rsidR="238D70B0" w:rsidP="238D70B0" w:rsidRDefault="238D70B0" w14:paraId="25DCEC2F" w14:textId="5C7F14AD">
      <w:pPr>
        <w:spacing w:line="278" w:lineRule="auto"/>
        <w:rPr>
          <w:rFonts w:ascii="Arial" w:hAnsi="Arial" w:eastAsia="Arial" w:cs="Arial"/>
        </w:rPr>
      </w:pPr>
    </w:p>
    <w:p w:rsidRPr="00296800" w:rsidR="00DE2EE6" w:rsidP="238D70B0" w:rsidRDefault="00DE2EE6" w14:paraId="7D430D3F" w14:textId="77777777">
      <w:pPr>
        <w:spacing w:line="278" w:lineRule="auto"/>
        <w:rPr>
          <w:rFonts w:ascii="Arial" w:hAnsi="Arial" w:eastAsia="Arial" w:cs="Arial"/>
        </w:rPr>
      </w:pPr>
    </w:p>
    <w:p w:rsidR="00942BBD" w:rsidP="238D70B0" w:rsidRDefault="00942BBD" w14:paraId="359405A5" w14:textId="5FBD98F1">
      <w:pPr>
        <w:numPr>
          <w:ilvl w:val="0"/>
          <w:numId w:val="29"/>
        </w:numPr>
        <w:spacing w:line="278" w:lineRule="auto"/>
        <w:rPr>
          <w:rFonts w:ascii="Arial" w:hAnsi="Arial" w:eastAsia="Arial" w:cs="Arial"/>
        </w:rPr>
      </w:pPr>
      <w:r w:rsidRPr="238D70B0" w:rsidR="6FBD357F">
        <w:rPr>
          <w:rFonts w:ascii="Arial" w:hAnsi="Arial" w:eastAsia="Arial" w:cs="Arial"/>
        </w:rPr>
        <w:t xml:space="preserve">Explain why enzyme activity decreases at molecular </w:t>
      </w:r>
      <w:r w:rsidRPr="238D70B0" w:rsidR="6DBDCE46">
        <w:rPr>
          <w:rFonts w:ascii="Arial" w:hAnsi="Arial" w:eastAsia="Arial" w:cs="Arial"/>
        </w:rPr>
        <w:t>level with</w:t>
      </w:r>
      <w:r w:rsidRPr="238D70B0" w:rsidR="6FBD357F">
        <w:rPr>
          <w:rFonts w:ascii="Arial" w:hAnsi="Arial" w:eastAsia="Arial" w:cs="Arial"/>
        </w:rPr>
        <w:t xml:space="preserve"> extreme pH values.</w:t>
      </w:r>
    </w:p>
    <w:p w:rsidR="00DE2EE6" w:rsidP="238D70B0" w:rsidRDefault="00DE2EE6" w14:paraId="559A3653" w14:textId="77777777">
      <w:pPr>
        <w:spacing w:line="278" w:lineRule="auto"/>
        <w:rPr>
          <w:rFonts w:ascii="Arial" w:hAnsi="Arial" w:eastAsia="Arial" w:cs="Arial"/>
        </w:rPr>
      </w:pPr>
    </w:p>
    <w:p w:rsidR="238D70B0" w:rsidP="238D70B0" w:rsidRDefault="238D70B0" w14:paraId="664EC720" w14:textId="7ACEC911">
      <w:pPr>
        <w:spacing w:line="278" w:lineRule="auto"/>
        <w:rPr>
          <w:rFonts w:ascii="Arial" w:hAnsi="Arial" w:eastAsia="Arial" w:cs="Arial"/>
        </w:rPr>
      </w:pPr>
    </w:p>
    <w:p w:rsidRPr="00296800" w:rsidR="00DE2EE6" w:rsidP="238D70B0" w:rsidRDefault="00DE2EE6" w14:paraId="0E89A8AE" w14:textId="77777777">
      <w:pPr>
        <w:spacing w:line="278" w:lineRule="auto"/>
        <w:rPr>
          <w:rFonts w:ascii="Arial" w:hAnsi="Arial" w:eastAsia="Arial" w:cs="Arial"/>
        </w:rPr>
      </w:pPr>
    </w:p>
    <w:p w:rsidR="00942BBD" w:rsidP="238D70B0" w:rsidRDefault="00942BBD" w14:paraId="0AA95F8A" w14:textId="0B862175">
      <w:pPr>
        <w:numPr>
          <w:ilvl w:val="0"/>
          <w:numId w:val="29"/>
        </w:numPr>
        <w:spacing w:line="278" w:lineRule="auto"/>
        <w:rPr>
          <w:rFonts w:ascii="Arial" w:hAnsi="Arial" w:eastAsia="Arial" w:cs="Arial"/>
        </w:rPr>
      </w:pPr>
      <w:r w:rsidRPr="238D70B0" w:rsidR="1597A27A">
        <w:rPr>
          <w:rFonts w:ascii="Arial" w:hAnsi="Arial" w:eastAsia="Arial" w:cs="Arial"/>
        </w:rPr>
        <w:t xml:space="preserve">Describe how the presence of an inhibitor affected your results. What type of inhibition might </w:t>
      </w:r>
      <w:r w:rsidRPr="238D70B0" w:rsidR="621D9D13">
        <w:rPr>
          <w:rFonts w:ascii="Arial" w:hAnsi="Arial" w:eastAsia="Arial" w:cs="Arial"/>
        </w:rPr>
        <w:t>occur</w:t>
      </w:r>
      <w:r w:rsidRPr="238D70B0" w:rsidR="1597A27A">
        <w:rPr>
          <w:rFonts w:ascii="Arial" w:hAnsi="Arial" w:eastAsia="Arial" w:cs="Arial"/>
        </w:rPr>
        <w:t>?</w:t>
      </w:r>
    </w:p>
    <w:p w:rsidR="00DE2EE6" w:rsidP="238D70B0" w:rsidRDefault="00DE2EE6" w14:paraId="1F4A8A41" w14:textId="77777777">
      <w:pPr>
        <w:spacing w:line="278" w:lineRule="auto"/>
        <w:rPr>
          <w:rFonts w:ascii="Arial" w:hAnsi="Arial" w:eastAsia="Arial" w:cs="Arial"/>
        </w:rPr>
      </w:pPr>
    </w:p>
    <w:p w:rsidR="238D70B0" w:rsidP="238D70B0" w:rsidRDefault="238D70B0" w14:paraId="721A7C98" w14:textId="09EC2E0D">
      <w:pPr>
        <w:spacing w:line="278" w:lineRule="auto"/>
        <w:rPr>
          <w:rFonts w:ascii="Arial" w:hAnsi="Arial" w:eastAsia="Arial" w:cs="Arial"/>
        </w:rPr>
      </w:pPr>
    </w:p>
    <w:p w:rsidRPr="00296800" w:rsidR="00DE2EE6" w:rsidP="238D70B0" w:rsidRDefault="00DE2EE6" w14:paraId="59DDE310" w14:textId="77777777">
      <w:pPr>
        <w:spacing w:line="278" w:lineRule="auto"/>
        <w:rPr>
          <w:rFonts w:ascii="Arial" w:hAnsi="Arial" w:eastAsia="Arial" w:cs="Arial"/>
        </w:rPr>
      </w:pPr>
    </w:p>
    <w:p w:rsidR="00942BBD" w:rsidP="238D70B0" w:rsidRDefault="00942BBD" w14:paraId="1EC2E762" w14:textId="77777777">
      <w:pPr>
        <w:numPr>
          <w:ilvl w:val="0"/>
          <w:numId w:val="29"/>
        </w:numPr>
        <w:spacing w:line="278" w:lineRule="auto"/>
        <w:rPr>
          <w:rFonts w:ascii="Arial" w:hAnsi="Arial" w:eastAsia="Arial" w:cs="Arial"/>
        </w:rPr>
      </w:pPr>
      <w:r w:rsidRPr="238D70B0" w:rsidR="1597A27A">
        <w:rPr>
          <w:rFonts w:ascii="Arial" w:hAnsi="Arial" w:eastAsia="Arial" w:cs="Arial"/>
        </w:rPr>
        <w:t>Why is it important to measure reaction rate instead of just the final amount of product?</w:t>
      </w:r>
    </w:p>
    <w:p w:rsidR="00DE2EE6" w:rsidP="238D70B0" w:rsidRDefault="00DE2EE6" w14:paraId="7469E1B4" w14:textId="77777777">
      <w:pPr>
        <w:spacing w:line="278" w:lineRule="auto"/>
        <w:rPr>
          <w:rFonts w:ascii="Arial" w:hAnsi="Arial" w:eastAsia="Arial" w:cs="Arial"/>
        </w:rPr>
      </w:pPr>
    </w:p>
    <w:p w:rsidRPr="00296800" w:rsidR="00DE2EE6" w:rsidP="238D70B0" w:rsidRDefault="00DE2EE6" w14:paraId="54A7C763" w14:textId="77777777">
      <w:pPr>
        <w:spacing w:line="278" w:lineRule="auto"/>
        <w:rPr>
          <w:rFonts w:ascii="Arial" w:hAnsi="Arial" w:eastAsia="Arial" w:cs="Arial"/>
        </w:rPr>
      </w:pPr>
    </w:p>
    <w:p w:rsidR="00942BBD" w:rsidP="238D70B0" w:rsidRDefault="00942BBD" w14:paraId="3633618F" w14:textId="6B59A8C7">
      <w:pPr>
        <w:numPr>
          <w:ilvl w:val="0"/>
          <w:numId w:val="29"/>
        </w:numPr>
        <w:spacing w:line="278" w:lineRule="auto"/>
        <w:rPr>
          <w:rFonts w:ascii="Arial" w:hAnsi="Arial" w:eastAsia="Arial" w:cs="Arial"/>
        </w:rPr>
      </w:pPr>
      <w:r w:rsidRPr="238D70B0" w:rsidR="1597A27A">
        <w:rPr>
          <w:rFonts w:ascii="Arial" w:hAnsi="Arial" w:eastAsia="Arial" w:cs="Arial"/>
        </w:rPr>
        <w:t xml:space="preserve">If your data did not match expected trends, </w:t>
      </w:r>
      <w:bookmarkStart w:name="_Int_lSC1fIDr" w:id="1340783675"/>
      <w:r w:rsidRPr="238D70B0" w:rsidR="1597A27A">
        <w:rPr>
          <w:rFonts w:ascii="Arial" w:hAnsi="Arial" w:eastAsia="Arial" w:cs="Arial"/>
        </w:rPr>
        <w:t>identify</w:t>
      </w:r>
      <w:bookmarkEnd w:id="1340783675"/>
      <w:r w:rsidRPr="238D70B0" w:rsidR="1597A27A">
        <w:rPr>
          <w:rFonts w:ascii="Arial" w:hAnsi="Arial" w:eastAsia="Arial" w:cs="Arial"/>
        </w:rPr>
        <w:t xml:space="preserve"> two </w:t>
      </w:r>
      <w:r w:rsidRPr="238D70B0" w:rsidR="0F7EA354">
        <w:rPr>
          <w:rFonts w:ascii="Arial" w:hAnsi="Arial" w:eastAsia="Arial" w:cs="Arial"/>
        </w:rPr>
        <w:t>sources</w:t>
      </w:r>
      <w:r w:rsidRPr="238D70B0" w:rsidR="153D74A6">
        <w:rPr>
          <w:rFonts w:ascii="Arial" w:hAnsi="Arial" w:eastAsia="Arial" w:cs="Arial"/>
        </w:rPr>
        <w:t xml:space="preserve"> of </w:t>
      </w:r>
      <w:r w:rsidRPr="238D70B0" w:rsidR="6EBB1167">
        <w:rPr>
          <w:rFonts w:ascii="Arial" w:hAnsi="Arial" w:eastAsia="Arial" w:cs="Arial"/>
        </w:rPr>
        <w:t>experimental</w:t>
      </w:r>
      <w:r w:rsidRPr="238D70B0" w:rsidR="1597A27A">
        <w:rPr>
          <w:rFonts w:ascii="Arial" w:hAnsi="Arial" w:eastAsia="Arial" w:cs="Arial"/>
        </w:rPr>
        <w:t xml:space="preserve"> error.</w:t>
      </w:r>
    </w:p>
    <w:p w:rsidR="00DE2EE6" w:rsidP="238D70B0" w:rsidRDefault="00DE2EE6" w14:paraId="606A1088" w14:textId="77777777">
      <w:pPr>
        <w:spacing w:line="278" w:lineRule="auto"/>
        <w:rPr>
          <w:rFonts w:ascii="Arial" w:hAnsi="Arial" w:eastAsia="Arial" w:cs="Arial"/>
        </w:rPr>
      </w:pPr>
    </w:p>
    <w:p w:rsidRPr="00296800" w:rsidR="00DE2EE6" w:rsidP="238D70B0" w:rsidRDefault="00DE2EE6" w14:paraId="56549DCF" w14:textId="77777777">
      <w:pPr>
        <w:spacing w:line="278" w:lineRule="auto"/>
        <w:rPr>
          <w:rFonts w:ascii="Arial" w:hAnsi="Arial" w:eastAsia="Arial" w:cs="Arial"/>
        </w:rPr>
      </w:pPr>
    </w:p>
    <w:p w:rsidR="238D70B0" w:rsidP="238D70B0" w:rsidRDefault="238D70B0" w14:paraId="0259DFD2" w14:textId="00C2C95E">
      <w:pPr>
        <w:spacing w:line="278" w:lineRule="auto"/>
        <w:rPr>
          <w:rFonts w:ascii="Arial" w:hAnsi="Arial" w:eastAsia="Arial" w:cs="Arial"/>
        </w:rPr>
      </w:pPr>
    </w:p>
    <w:p w:rsidR="238D70B0" w:rsidP="238D70B0" w:rsidRDefault="238D70B0" w14:paraId="190C0E93" w14:textId="388B10EF">
      <w:pPr>
        <w:spacing w:line="278" w:lineRule="auto"/>
        <w:rPr>
          <w:rFonts w:ascii="Arial" w:hAnsi="Arial" w:eastAsia="Arial" w:cs="Arial"/>
        </w:rPr>
      </w:pPr>
    </w:p>
    <w:p w:rsidR="00942BBD" w:rsidP="238D70B0" w:rsidRDefault="00942BBD" w14:paraId="6C32854F" w14:textId="40CE28FF">
      <w:pPr>
        <w:numPr>
          <w:ilvl w:val="0"/>
          <w:numId w:val="29"/>
        </w:numPr>
        <w:spacing w:line="278" w:lineRule="auto"/>
        <w:rPr>
          <w:rFonts w:ascii="Arial" w:hAnsi="Arial" w:eastAsia="Arial" w:cs="Arial"/>
        </w:rPr>
      </w:pPr>
      <w:r w:rsidRPr="238D70B0" w:rsidR="1597A27A">
        <w:rPr>
          <w:rFonts w:ascii="Arial" w:hAnsi="Arial" w:eastAsia="Arial" w:cs="Arial"/>
        </w:rPr>
        <w:t xml:space="preserve">Based on your results, describe the </w:t>
      </w:r>
      <w:r w:rsidRPr="238D70B0" w:rsidR="1935DD09">
        <w:rPr>
          <w:rFonts w:ascii="Arial" w:hAnsi="Arial" w:eastAsia="Arial" w:cs="Arial"/>
        </w:rPr>
        <w:t>best</w:t>
      </w:r>
      <w:r w:rsidRPr="238D70B0" w:rsidR="1597A27A">
        <w:rPr>
          <w:rFonts w:ascii="Arial" w:hAnsi="Arial" w:eastAsia="Arial" w:cs="Arial"/>
        </w:rPr>
        <w:t xml:space="preserve"> conditions for peroxidase activity.</w:t>
      </w:r>
    </w:p>
    <w:p w:rsidR="00DE2EE6" w:rsidP="238D70B0" w:rsidRDefault="00DE2EE6" w14:paraId="5FB5C1B6" w14:textId="77777777">
      <w:pPr>
        <w:spacing w:line="278" w:lineRule="auto"/>
        <w:rPr>
          <w:rFonts w:ascii="Arial" w:hAnsi="Arial" w:eastAsia="Arial" w:cs="Arial"/>
        </w:rPr>
      </w:pPr>
    </w:p>
    <w:p w:rsidR="00DE2EE6" w:rsidP="238D70B0" w:rsidRDefault="00DE2EE6" w14:paraId="4165369E" w14:textId="77777777">
      <w:pPr>
        <w:spacing w:line="278" w:lineRule="auto"/>
        <w:rPr>
          <w:rFonts w:ascii="Arial" w:hAnsi="Arial" w:eastAsia="Arial" w:cs="Arial"/>
        </w:rPr>
      </w:pPr>
    </w:p>
    <w:p w:rsidR="00DE2EE6" w:rsidP="238D70B0" w:rsidRDefault="00DE2EE6" w14:paraId="3C6D2158" w14:textId="77777777">
      <w:pPr>
        <w:spacing w:line="278" w:lineRule="auto"/>
        <w:rPr>
          <w:rFonts w:ascii="Arial" w:hAnsi="Arial" w:eastAsia="Arial" w:cs="Arial"/>
        </w:rPr>
      </w:pPr>
    </w:p>
    <w:p w:rsidRPr="00296800" w:rsidR="00DE2EE6" w:rsidP="238D70B0" w:rsidRDefault="00DE2EE6" w14:paraId="73116439" w14:textId="77777777">
      <w:pPr>
        <w:spacing w:line="278" w:lineRule="auto"/>
        <w:rPr>
          <w:rFonts w:ascii="Arial" w:hAnsi="Arial" w:eastAsia="Arial" w:cs="Arial"/>
        </w:rPr>
      </w:pPr>
    </w:p>
    <w:p w:rsidRPr="00942BBD" w:rsidR="00046DD6" w:rsidP="238D70B0" w:rsidRDefault="00046DD6" w14:paraId="04A4B00E" w14:textId="77777777">
      <w:pPr>
        <w:numPr>
          <w:ilvl w:val="0"/>
          <w:numId w:val="29"/>
        </w:numPr>
        <w:spacing w:before="240" w:after="0"/>
        <w:rPr>
          <w:rFonts w:ascii="Arial" w:hAnsi="Arial" w:eastAsia="Arial" w:cs="Arial"/>
        </w:rPr>
      </w:pPr>
      <w:r w:rsidRPr="238D70B0" w:rsidR="6BEC5668">
        <w:rPr>
          <w:rFonts w:ascii="Arial" w:hAnsi="Arial" w:eastAsia="Arial" w:cs="Arial"/>
        </w:rPr>
        <w:t>How did changing the concentration of the enzyme affect the rate of decomposition of H</w:t>
      </w:r>
      <w:r w:rsidRPr="238D70B0" w:rsidR="6BEC5668">
        <w:rPr>
          <w:rFonts w:ascii="Arial" w:hAnsi="Arial" w:eastAsia="Arial" w:cs="Arial"/>
          <w:vertAlign w:val="subscript"/>
        </w:rPr>
        <w:t>2</w:t>
      </w:r>
      <w:r w:rsidRPr="238D70B0" w:rsidR="6BEC5668">
        <w:rPr>
          <w:rFonts w:ascii="Arial" w:hAnsi="Arial" w:eastAsia="Arial" w:cs="Arial"/>
        </w:rPr>
        <w:t>O</w:t>
      </w:r>
      <w:r w:rsidRPr="238D70B0" w:rsidR="6BEC5668">
        <w:rPr>
          <w:rFonts w:ascii="Arial" w:hAnsi="Arial" w:eastAsia="Arial" w:cs="Arial"/>
          <w:vertAlign w:val="subscript"/>
        </w:rPr>
        <w:t>2</w:t>
      </w:r>
      <w:r w:rsidRPr="238D70B0" w:rsidR="6BEC5668">
        <w:rPr>
          <w:rFonts w:ascii="Arial" w:hAnsi="Arial" w:eastAsia="Arial" w:cs="Arial"/>
        </w:rPr>
        <w:t>?</w:t>
      </w:r>
    </w:p>
    <w:p w:rsidR="00311E09" w:rsidP="238D70B0" w:rsidRDefault="00311E09" w14:paraId="3D02C4E1" w14:textId="3759B768">
      <w:pPr>
        <w:numPr>
          <w:ilvl w:val="1"/>
          <w:numId w:val="29"/>
        </w:numPr>
        <w:spacing w:after="0"/>
        <w:rPr>
          <w:rFonts w:ascii="Arial" w:hAnsi="Arial" w:eastAsia="Arial" w:cs="Arial"/>
        </w:rPr>
      </w:pPr>
      <w:r w:rsidRPr="238D70B0" w:rsidR="02B6ABAB">
        <w:rPr>
          <w:rFonts w:ascii="Arial" w:hAnsi="Arial" w:eastAsia="Arial" w:cs="Arial"/>
        </w:rPr>
        <w:t xml:space="preserve">Did the trend you </w:t>
      </w:r>
      <w:bookmarkStart w:name="_Int_o0fTC3PH" w:id="711715704"/>
      <w:r w:rsidRPr="238D70B0" w:rsidR="02B6ABAB">
        <w:rPr>
          <w:rFonts w:ascii="Arial" w:hAnsi="Arial" w:eastAsia="Arial" w:cs="Arial"/>
        </w:rPr>
        <w:t>observed</w:t>
      </w:r>
      <w:bookmarkEnd w:id="711715704"/>
      <w:r w:rsidRPr="238D70B0" w:rsidR="02B6ABAB">
        <w:rPr>
          <w:rFonts w:ascii="Arial" w:hAnsi="Arial" w:eastAsia="Arial" w:cs="Arial"/>
        </w:rPr>
        <w:t xml:space="preserve"> </w:t>
      </w:r>
      <w:r w:rsidRPr="238D70B0" w:rsidR="528AF72F">
        <w:rPr>
          <w:rFonts w:ascii="Arial" w:hAnsi="Arial" w:eastAsia="Arial" w:cs="Arial"/>
        </w:rPr>
        <w:t>follow</w:t>
      </w:r>
      <w:r w:rsidRPr="238D70B0" w:rsidR="02B6ABAB">
        <w:rPr>
          <w:rFonts w:ascii="Arial" w:hAnsi="Arial" w:eastAsia="Arial" w:cs="Arial"/>
        </w:rPr>
        <w:t xml:space="preserve"> your hypothesis?</w:t>
      </w:r>
    </w:p>
    <w:p w:rsidR="00DE2EE6" w:rsidP="238D70B0" w:rsidRDefault="00DE2EE6" w14:paraId="7F3A589C" w14:textId="77777777">
      <w:pPr>
        <w:spacing w:after="0"/>
        <w:rPr>
          <w:rFonts w:ascii="Arial" w:hAnsi="Arial" w:eastAsia="Arial" w:cs="Arial"/>
        </w:rPr>
      </w:pPr>
    </w:p>
    <w:p w:rsidR="00DE2EE6" w:rsidP="238D70B0" w:rsidRDefault="00DE2EE6" w14:paraId="7F0D284B" w14:textId="77777777">
      <w:pPr>
        <w:spacing w:after="0"/>
        <w:rPr>
          <w:rFonts w:ascii="Arial" w:hAnsi="Arial" w:eastAsia="Arial" w:cs="Arial"/>
        </w:rPr>
      </w:pPr>
    </w:p>
    <w:p w:rsidR="238D70B0" w:rsidP="238D70B0" w:rsidRDefault="238D70B0" w14:paraId="6445BD5F" w14:textId="240C8631">
      <w:pPr>
        <w:spacing w:after="0"/>
        <w:rPr>
          <w:rFonts w:ascii="Arial" w:hAnsi="Arial" w:eastAsia="Arial" w:cs="Arial"/>
        </w:rPr>
      </w:pPr>
    </w:p>
    <w:p w:rsidR="00DE2EE6" w:rsidP="238D70B0" w:rsidRDefault="00DE2EE6" w14:paraId="58784552" w14:textId="77777777">
      <w:pPr>
        <w:spacing w:after="0"/>
        <w:rPr>
          <w:rFonts w:ascii="Arial" w:hAnsi="Arial" w:eastAsia="Arial" w:cs="Arial"/>
        </w:rPr>
      </w:pPr>
    </w:p>
    <w:p w:rsidRPr="00942BBD" w:rsidR="00DE2EE6" w:rsidP="238D70B0" w:rsidRDefault="00DE2EE6" w14:paraId="6D1F5BE8" w14:textId="77777777">
      <w:pPr>
        <w:spacing w:after="0"/>
        <w:rPr>
          <w:rFonts w:ascii="Arial" w:hAnsi="Arial" w:eastAsia="Arial" w:cs="Arial"/>
        </w:rPr>
      </w:pPr>
    </w:p>
    <w:p w:rsidRPr="00942BBD" w:rsidR="00046DD6" w:rsidP="238D70B0" w:rsidRDefault="00046DD6" w14:paraId="2E47C3A1" w14:textId="1363A2CA">
      <w:pPr>
        <w:numPr>
          <w:ilvl w:val="1"/>
          <w:numId w:val="29"/>
        </w:numPr>
        <w:spacing w:after="0"/>
        <w:rPr>
          <w:rFonts w:ascii="Arial" w:hAnsi="Arial" w:eastAsia="Arial" w:cs="Arial"/>
        </w:rPr>
      </w:pPr>
      <w:r w:rsidRPr="238D70B0" w:rsidR="6BEC5668">
        <w:rPr>
          <w:rFonts w:ascii="Arial" w:hAnsi="Arial" w:eastAsia="Arial" w:cs="Arial"/>
        </w:rPr>
        <w:t>If you increased the concentration of enzyme to 8x, what do you think will happen to the rate of reaction</w:t>
      </w:r>
      <w:r w:rsidRPr="238D70B0" w:rsidR="32A92AB8">
        <w:rPr>
          <w:rFonts w:ascii="Arial" w:hAnsi="Arial" w:eastAsia="Arial" w:cs="Arial"/>
        </w:rPr>
        <w:t xml:space="preserve">? </w:t>
      </w:r>
      <w:r w:rsidRPr="238D70B0" w:rsidR="6BEC5668">
        <w:rPr>
          <w:rFonts w:ascii="Arial" w:hAnsi="Arial" w:eastAsia="Arial" w:cs="Arial"/>
        </w:rPr>
        <w:t>Predict what the rate would be for a concentration of 8x.</w:t>
      </w:r>
    </w:p>
    <w:p w:rsidRPr="00942BBD" w:rsidR="00311E09" w:rsidP="238D70B0" w:rsidRDefault="00311E09" w14:paraId="1228D3CE" w14:textId="77777777">
      <w:pPr>
        <w:spacing w:after="0"/>
        <w:rPr>
          <w:rFonts w:ascii="Arial" w:hAnsi="Arial" w:eastAsia="Arial" w:cs="Arial"/>
        </w:rPr>
      </w:pPr>
    </w:p>
    <w:p w:rsidRPr="00942BBD" w:rsidR="00942BBD" w:rsidP="238D70B0" w:rsidRDefault="00942BBD" w14:paraId="32DC6445" w14:textId="77777777">
      <w:pPr>
        <w:spacing w:after="0"/>
        <w:rPr>
          <w:rFonts w:ascii="Arial" w:hAnsi="Arial" w:eastAsia="Arial" w:cs="Arial"/>
        </w:rPr>
      </w:pPr>
    </w:p>
    <w:p w:rsidRPr="00942BBD" w:rsidR="00942BBD" w:rsidP="238D70B0" w:rsidRDefault="00942BBD" w14:paraId="20F453FC" w14:textId="77777777">
      <w:pPr>
        <w:spacing w:after="0"/>
        <w:rPr>
          <w:rFonts w:ascii="Arial" w:hAnsi="Arial" w:eastAsia="Arial" w:cs="Arial"/>
        </w:rPr>
      </w:pPr>
    </w:p>
    <w:p w:rsidRPr="00942BBD" w:rsidR="00942BBD" w:rsidP="238D70B0" w:rsidRDefault="00942BBD" w14:paraId="2D56423C" w14:textId="77777777">
      <w:pPr>
        <w:spacing w:after="0"/>
        <w:rPr>
          <w:rFonts w:ascii="Arial" w:hAnsi="Arial" w:eastAsia="Arial" w:cs="Arial"/>
        </w:rPr>
      </w:pPr>
    </w:p>
    <w:p w:rsidRPr="00942BBD" w:rsidR="00942BBD" w:rsidP="238D70B0" w:rsidRDefault="00942BBD" w14:paraId="32616F32" w14:textId="77777777">
      <w:pPr>
        <w:spacing w:after="0"/>
        <w:rPr>
          <w:rFonts w:ascii="Arial" w:hAnsi="Arial" w:eastAsia="Arial" w:cs="Arial"/>
        </w:rPr>
      </w:pPr>
    </w:p>
    <w:p w:rsidRPr="00942BBD" w:rsidR="00942BBD" w:rsidP="238D70B0" w:rsidRDefault="00942BBD" w14:paraId="3D9BE514" w14:textId="77777777">
      <w:pPr>
        <w:spacing w:after="0"/>
        <w:rPr>
          <w:rFonts w:ascii="Arial" w:hAnsi="Arial" w:eastAsia="Arial" w:cs="Arial"/>
        </w:rPr>
      </w:pPr>
    </w:p>
    <w:p w:rsidRPr="00942BBD" w:rsidR="00942BBD" w:rsidP="238D70B0" w:rsidRDefault="00942BBD" w14:paraId="19DCFDE0" w14:textId="77777777">
      <w:pPr>
        <w:spacing w:after="0"/>
        <w:rPr>
          <w:rFonts w:ascii="Arial" w:hAnsi="Arial" w:eastAsia="Arial" w:cs="Arial"/>
        </w:rPr>
      </w:pPr>
    </w:p>
    <w:p w:rsidRPr="00942BBD" w:rsidR="00942BBD" w:rsidP="238D70B0" w:rsidRDefault="00942BBD" w14:paraId="12B5E67B" w14:textId="77777777">
      <w:pPr>
        <w:spacing w:after="0"/>
        <w:rPr>
          <w:rFonts w:ascii="Arial" w:hAnsi="Arial" w:eastAsia="Arial" w:cs="Arial"/>
        </w:rPr>
      </w:pPr>
    </w:p>
    <w:p w:rsidRPr="00942BBD" w:rsidR="00942BBD" w:rsidP="238D70B0" w:rsidRDefault="00942BBD" w14:paraId="2B3BB8FD" w14:textId="77777777">
      <w:pPr>
        <w:spacing w:after="0"/>
        <w:rPr>
          <w:rFonts w:ascii="Arial" w:hAnsi="Arial" w:eastAsia="Arial" w:cs="Arial"/>
        </w:rPr>
      </w:pPr>
    </w:p>
    <w:p w:rsidR="00F56C34" w:rsidP="238D70B0" w:rsidRDefault="00311E09" w14:paraId="435230EB" w14:textId="77777777">
      <w:pPr>
        <w:numPr>
          <w:ilvl w:val="0"/>
          <w:numId w:val="29"/>
        </w:numPr>
        <w:spacing w:after="0"/>
        <w:rPr>
          <w:rFonts w:ascii="Arial" w:hAnsi="Arial" w:eastAsia="Arial" w:cs="Arial"/>
        </w:rPr>
      </w:pPr>
      <w:r w:rsidRPr="238D70B0" w:rsidR="02B6ABAB">
        <w:rPr>
          <w:rFonts w:ascii="Arial" w:hAnsi="Arial" w:eastAsia="Arial" w:cs="Arial"/>
        </w:rPr>
        <w:t xml:space="preserve">How did the changes in temperature </w:t>
      </w:r>
      <w:r w:rsidRPr="238D70B0" w:rsidR="19CA0D0D">
        <w:rPr>
          <w:rFonts w:ascii="Arial" w:hAnsi="Arial" w:eastAsia="Arial" w:cs="Arial"/>
        </w:rPr>
        <w:t>affect the reaction rate?</w:t>
      </w:r>
    </w:p>
    <w:p w:rsidR="008E760C" w:rsidP="238D70B0" w:rsidRDefault="008E760C" w14:paraId="141B07A2" w14:textId="77777777">
      <w:pPr>
        <w:spacing w:after="0"/>
        <w:rPr>
          <w:rFonts w:ascii="Arial" w:hAnsi="Arial" w:eastAsia="Arial" w:cs="Arial"/>
        </w:rPr>
      </w:pPr>
    </w:p>
    <w:p w:rsidR="008E760C" w:rsidP="238D70B0" w:rsidRDefault="008E760C" w14:paraId="55FE0016" w14:textId="77777777">
      <w:pPr>
        <w:spacing w:after="0"/>
        <w:rPr>
          <w:rFonts w:ascii="Arial" w:hAnsi="Arial" w:eastAsia="Arial" w:cs="Arial"/>
        </w:rPr>
      </w:pPr>
    </w:p>
    <w:p w:rsidR="001F63EA" w:rsidP="238D70B0" w:rsidRDefault="001F63EA" w14:paraId="2A5D349D" w14:textId="77777777">
      <w:pPr>
        <w:spacing w:after="0"/>
        <w:rPr>
          <w:rFonts w:ascii="Arial" w:hAnsi="Arial" w:eastAsia="Arial" w:cs="Arial"/>
        </w:rPr>
      </w:pPr>
    </w:p>
    <w:p w:rsidR="001F63EA" w:rsidP="238D70B0" w:rsidRDefault="001F63EA" w14:paraId="3B2EA2F2" w14:textId="77777777">
      <w:pPr>
        <w:spacing w:after="0"/>
        <w:rPr>
          <w:rFonts w:ascii="Arial" w:hAnsi="Arial" w:eastAsia="Arial" w:cs="Arial"/>
        </w:rPr>
      </w:pPr>
    </w:p>
    <w:p w:rsidRPr="00942BBD" w:rsidR="001F63EA" w:rsidP="238D70B0" w:rsidRDefault="001F63EA" w14:paraId="08C8C153" w14:textId="77777777">
      <w:pPr>
        <w:spacing w:after="0"/>
        <w:rPr>
          <w:rFonts w:ascii="Arial" w:hAnsi="Arial" w:eastAsia="Arial" w:cs="Arial"/>
        </w:rPr>
      </w:pPr>
    </w:p>
    <w:p w:rsidR="00F56C34" w:rsidP="238D70B0" w:rsidRDefault="00F56C34" w14:paraId="432B9238" w14:textId="1BBD8996">
      <w:pPr>
        <w:numPr>
          <w:ilvl w:val="1"/>
          <w:numId w:val="32"/>
        </w:numPr>
        <w:spacing w:after="0"/>
        <w:rPr>
          <w:rFonts w:ascii="Arial" w:hAnsi="Arial" w:eastAsia="Arial" w:cs="Arial"/>
        </w:rPr>
      </w:pPr>
      <w:r w:rsidRPr="238D70B0" w:rsidR="19CA0D0D">
        <w:rPr>
          <w:rFonts w:ascii="Arial" w:hAnsi="Arial" w:eastAsia="Arial" w:cs="Arial"/>
        </w:rPr>
        <w:t xml:space="preserve">At what temperature was the </w:t>
      </w:r>
      <w:r w:rsidRPr="238D70B0" w:rsidR="38C14C45">
        <w:rPr>
          <w:rFonts w:ascii="Arial" w:hAnsi="Arial" w:eastAsia="Arial" w:cs="Arial"/>
        </w:rPr>
        <w:t>greatest rate of enzyme activity</w:t>
      </w:r>
      <w:r w:rsidRPr="238D70B0" w:rsidR="2A200C2F">
        <w:rPr>
          <w:rFonts w:ascii="Arial" w:hAnsi="Arial" w:eastAsia="Arial" w:cs="Arial"/>
        </w:rPr>
        <w:t xml:space="preserve">? </w:t>
      </w:r>
      <w:r w:rsidRPr="238D70B0" w:rsidR="19CA0D0D">
        <w:rPr>
          <w:rFonts w:ascii="Arial" w:hAnsi="Arial" w:eastAsia="Arial" w:cs="Arial"/>
        </w:rPr>
        <w:t>The least</w:t>
      </w:r>
      <w:r w:rsidRPr="238D70B0" w:rsidR="24DC5A0A">
        <w:rPr>
          <w:rFonts w:ascii="Arial" w:hAnsi="Arial" w:eastAsia="Arial" w:cs="Arial"/>
        </w:rPr>
        <w:t xml:space="preserve">? </w:t>
      </w:r>
      <w:r w:rsidRPr="238D70B0" w:rsidR="19CA0D0D">
        <w:rPr>
          <w:rFonts w:ascii="Arial" w:hAnsi="Arial" w:eastAsia="Arial" w:cs="Arial"/>
        </w:rPr>
        <w:t>Explain.</w:t>
      </w:r>
    </w:p>
    <w:p w:rsidR="00DE2EE6" w:rsidP="238D70B0" w:rsidRDefault="00DE2EE6" w14:paraId="46AAA3E8" w14:textId="77777777">
      <w:pPr>
        <w:spacing w:after="0"/>
        <w:rPr>
          <w:rFonts w:ascii="Arial" w:hAnsi="Arial" w:eastAsia="Arial" w:cs="Arial"/>
        </w:rPr>
      </w:pPr>
    </w:p>
    <w:p w:rsidR="00DE2EE6" w:rsidP="238D70B0" w:rsidRDefault="00DE2EE6" w14:paraId="201FF811" w14:textId="77777777">
      <w:pPr>
        <w:spacing w:after="0"/>
        <w:rPr>
          <w:rFonts w:ascii="Arial" w:hAnsi="Arial" w:eastAsia="Arial" w:cs="Arial"/>
        </w:rPr>
      </w:pPr>
    </w:p>
    <w:p w:rsidR="008E760C" w:rsidP="238D70B0" w:rsidRDefault="008E760C" w14:paraId="73F70386" w14:textId="77777777">
      <w:pPr>
        <w:spacing w:after="0"/>
        <w:rPr>
          <w:rFonts w:ascii="Arial" w:hAnsi="Arial" w:eastAsia="Arial" w:cs="Arial"/>
        </w:rPr>
      </w:pPr>
    </w:p>
    <w:p w:rsidRPr="00942BBD" w:rsidR="00DE2EE6" w:rsidP="238D70B0" w:rsidRDefault="00DE2EE6" w14:paraId="1CB00057" w14:textId="77777777">
      <w:pPr>
        <w:spacing w:after="0"/>
        <w:rPr>
          <w:rFonts w:ascii="Arial" w:hAnsi="Arial" w:eastAsia="Arial" w:cs="Arial"/>
        </w:rPr>
      </w:pPr>
    </w:p>
    <w:p w:rsidR="00F56C34" w:rsidP="238D70B0" w:rsidRDefault="00F56C34" w14:paraId="799548EE" w14:textId="580EDB5B">
      <w:pPr>
        <w:numPr>
          <w:ilvl w:val="1"/>
          <w:numId w:val="32"/>
        </w:numPr>
        <w:spacing w:after="0"/>
        <w:rPr>
          <w:rFonts w:ascii="Arial" w:hAnsi="Arial" w:eastAsia="Arial" w:cs="Arial"/>
        </w:rPr>
      </w:pPr>
      <w:r w:rsidRPr="238D70B0" w:rsidR="19CA0D0D">
        <w:rPr>
          <w:rFonts w:ascii="Arial" w:hAnsi="Arial" w:eastAsia="Arial" w:cs="Arial"/>
        </w:rPr>
        <w:t xml:space="preserve">Did the result support or reject your </w:t>
      </w:r>
      <w:r w:rsidRPr="238D70B0" w:rsidR="2484D350">
        <w:rPr>
          <w:rFonts w:ascii="Arial" w:hAnsi="Arial" w:eastAsia="Arial" w:cs="Arial"/>
        </w:rPr>
        <w:t>hypotheses</w:t>
      </w:r>
      <w:r w:rsidRPr="238D70B0" w:rsidR="19CA0D0D">
        <w:rPr>
          <w:rFonts w:ascii="Arial" w:hAnsi="Arial" w:eastAsia="Arial" w:cs="Arial"/>
        </w:rPr>
        <w:t xml:space="preserve"> explain </w:t>
      </w:r>
      <w:r w:rsidRPr="238D70B0" w:rsidR="18B6E345">
        <w:rPr>
          <w:rFonts w:ascii="Arial" w:hAnsi="Arial" w:eastAsia="Arial" w:cs="Arial"/>
        </w:rPr>
        <w:t>why?</w:t>
      </w:r>
    </w:p>
    <w:p w:rsidR="00DE2EE6" w:rsidP="238D70B0" w:rsidRDefault="00DE2EE6" w14:paraId="0EC84D02" w14:textId="77777777">
      <w:pPr>
        <w:spacing w:after="0"/>
        <w:rPr>
          <w:rFonts w:ascii="Arial" w:hAnsi="Arial" w:eastAsia="Arial" w:cs="Arial"/>
        </w:rPr>
      </w:pPr>
    </w:p>
    <w:p w:rsidR="00DE2EE6" w:rsidP="238D70B0" w:rsidRDefault="00DE2EE6" w14:paraId="4A55C3CC" w14:textId="77777777">
      <w:pPr>
        <w:spacing w:after="0"/>
        <w:rPr>
          <w:rFonts w:ascii="Arial" w:hAnsi="Arial" w:eastAsia="Arial" w:cs="Arial"/>
        </w:rPr>
      </w:pPr>
    </w:p>
    <w:p w:rsidR="008E760C" w:rsidP="238D70B0" w:rsidRDefault="008E760C" w14:paraId="03599133" w14:textId="77777777">
      <w:pPr>
        <w:spacing w:after="0"/>
        <w:rPr>
          <w:rFonts w:ascii="Arial" w:hAnsi="Arial" w:eastAsia="Arial" w:cs="Arial"/>
        </w:rPr>
      </w:pPr>
    </w:p>
    <w:p w:rsidRPr="00942BBD" w:rsidR="00DE2EE6" w:rsidP="238D70B0" w:rsidRDefault="00DE2EE6" w14:paraId="17EC8D07" w14:textId="77777777">
      <w:pPr>
        <w:spacing w:after="0"/>
        <w:rPr>
          <w:rFonts w:ascii="Arial" w:hAnsi="Arial" w:eastAsia="Arial" w:cs="Arial"/>
        </w:rPr>
      </w:pPr>
    </w:p>
    <w:p w:rsidR="238D70B0" w:rsidP="238D70B0" w:rsidRDefault="238D70B0" w14:paraId="37296884" w14:textId="6C760731">
      <w:pPr>
        <w:spacing w:after="0"/>
        <w:rPr>
          <w:rFonts w:ascii="Arial" w:hAnsi="Arial" w:eastAsia="Arial" w:cs="Arial"/>
        </w:rPr>
      </w:pPr>
    </w:p>
    <w:p w:rsidR="238D70B0" w:rsidP="238D70B0" w:rsidRDefault="238D70B0" w14:paraId="63A4389D" w14:textId="5147EA74">
      <w:pPr>
        <w:spacing w:after="0"/>
        <w:rPr>
          <w:rFonts w:ascii="Arial" w:hAnsi="Arial" w:eastAsia="Arial" w:cs="Arial"/>
        </w:rPr>
      </w:pPr>
    </w:p>
    <w:p w:rsidRPr="00247A0D" w:rsidR="00247A0D" w:rsidP="238D70B0" w:rsidRDefault="00247A0D" w14:paraId="37C4C89C" w14:textId="3F17FE23">
      <w:pPr>
        <w:pStyle w:val="ListParagraph"/>
        <w:numPr>
          <w:ilvl w:val="1"/>
          <w:numId w:val="32"/>
        </w:numPr>
        <w:rPr>
          <w:rFonts w:ascii="Arial" w:hAnsi="Arial" w:eastAsia="Arial" w:cs="Arial"/>
        </w:rPr>
      </w:pPr>
      <w:r w:rsidRPr="238D70B0" w:rsidR="29AADE72">
        <w:rPr>
          <w:rFonts w:ascii="Arial" w:hAnsi="Arial" w:eastAsia="Arial" w:cs="Arial"/>
        </w:rPr>
        <w:t>Organisms that depend on external temperatures often show varying metabolic rates throughout the day. Analyze how fluctuations in environmental temperature influence enzyme behavior and metabolic processes in these organisms.</w:t>
      </w:r>
    </w:p>
    <w:p w:rsidRPr="008E760C" w:rsidR="008E760C" w:rsidP="238D70B0" w:rsidRDefault="008E760C" w14:paraId="4C049625" w14:textId="1350D6AD">
      <w:pPr>
        <w:pStyle w:val="ListParagraph"/>
        <w:spacing w:after="0"/>
        <w:ind w:left="1440"/>
        <w:rPr>
          <w:rFonts w:ascii="Arial" w:hAnsi="Arial" w:eastAsia="Arial" w:cs="Arial"/>
        </w:rPr>
      </w:pPr>
    </w:p>
    <w:p w:rsidRPr="00942BBD" w:rsidR="00F56C34" w:rsidP="238D70B0" w:rsidRDefault="00F56C34" w14:paraId="17260FB0" w14:textId="77777777">
      <w:pPr>
        <w:spacing w:after="0"/>
        <w:ind w:left="720"/>
        <w:rPr>
          <w:rFonts w:ascii="Arial" w:hAnsi="Arial" w:eastAsia="Arial" w:cs="Arial"/>
        </w:rPr>
      </w:pPr>
    </w:p>
    <w:p w:rsidR="238D70B0" w:rsidP="238D70B0" w:rsidRDefault="238D70B0" w14:paraId="4C553353" w14:textId="25B69CD8">
      <w:pPr>
        <w:spacing w:after="0"/>
        <w:ind w:left="720"/>
        <w:rPr>
          <w:rFonts w:ascii="Arial" w:hAnsi="Arial" w:eastAsia="Arial" w:cs="Arial"/>
        </w:rPr>
      </w:pPr>
    </w:p>
    <w:p w:rsidR="238D70B0" w:rsidP="238D70B0" w:rsidRDefault="238D70B0" w14:paraId="536B8B27" w14:textId="54D66517">
      <w:pPr>
        <w:spacing w:after="0"/>
        <w:ind w:left="720"/>
        <w:rPr>
          <w:rFonts w:ascii="Arial" w:hAnsi="Arial" w:eastAsia="Arial" w:cs="Arial"/>
        </w:rPr>
      </w:pPr>
    </w:p>
    <w:p w:rsidR="238D70B0" w:rsidP="238D70B0" w:rsidRDefault="238D70B0" w14:paraId="52978F1E" w14:textId="3737FD8D">
      <w:pPr>
        <w:spacing w:after="0"/>
        <w:ind w:left="720"/>
        <w:rPr>
          <w:rFonts w:ascii="Arial" w:hAnsi="Arial" w:eastAsia="Arial" w:cs="Arial"/>
        </w:rPr>
      </w:pPr>
    </w:p>
    <w:p w:rsidRPr="00942BBD" w:rsidR="00942BBD" w:rsidP="238D70B0" w:rsidRDefault="00942BBD" w14:paraId="549B99B1" w14:textId="77777777">
      <w:pPr>
        <w:spacing w:after="0"/>
        <w:ind w:left="720"/>
        <w:rPr>
          <w:rFonts w:ascii="Arial" w:hAnsi="Arial" w:eastAsia="Arial" w:cs="Arial"/>
        </w:rPr>
      </w:pPr>
    </w:p>
    <w:p w:rsidRPr="00942BBD" w:rsidR="007E0A8E" w:rsidP="238D70B0" w:rsidRDefault="001F63EA" w14:paraId="5F330EDE" w14:textId="3BE2F4A8">
      <w:pPr>
        <w:pStyle w:val="ColorfulList-Accent11"/>
        <w:numPr>
          <w:ilvl w:val="0"/>
          <w:numId w:val="29"/>
        </w:numPr>
        <w:spacing w:after="100" w:afterAutospacing="on" w:line="240" w:lineRule="auto"/>
        <w:contextualSpacing w:val="1"/>
        <w:rPr>
          <w:rFonts w:ascii="Arial" w:hAnsi="Arial" w:eastAsia="Arial" w:cs="Arial"/>
        </w:rPr>
      </w:pPr>
      <w:r w:rsidRPr="238D70B0" w:rsidR="275C236F">
        <w:rPr>
          <w:rFonts w:ascii="Arial" w:hAnsi="Arial" w:eastAsia="Arial" w:cs="Arial"/>
        </w:rPr>
        <w:t xml:space="preserve">Research and choose an enzyme </w:t>
      </w:r>
      <w:r w:rsidRPr="238D70B0" w:rsidR="4B5064EB">
        <w:rPr>
          <w:rFonts w:ascii="Arial" w:hAnsi="Arial" w:eastAsia="Arial" w:cs="Arial"/>
        </w:rPr>
        <w:t>related to</w:t>
      </w:r>
      <w:r w:rsidRPr="238D70B0" w:rsidR="275C236F">
        <w:rPr>
          <w:rFonts w:ascii="Arial" w:hAnsi="Arial" w:eastAsia="Arial" w:cs="Arial"/>
        </w:rPr>
        <w:t xml:space="preserve"> genetic disorder. Write</w:t>
      </w:r>
      <w:r w:rsidRPr="238D70B0" w:rsidR="38271D6D">
        <w:rPr>
          <w:rFonts w:ascii="Arial" w:hAnsi="Arial" w:eastAsia="Arial" w:cs="Arial"/>
        </w:rPr>
        <w:t xml:space="preserve"> </w:t>
      </w:r>
      <w:r w:rsidRPr="238D70B0" w:rsidR="7D72EE1F">
        <w:rPr>
          <w:rFonts w:ascii="Arial" w:hAnsi="Arial" w:eastAsia="Arial" w:cs="Arial"/>
        </w:rPr>
        <w:t>a summary</w:t>
      </w:r>
      <w:r w:rsidRPr="238D70B0" w:rsidR="38271D6D">
        <w:rPr>
          <w:rFonts w:ascii="Arial" w:hAnsi="Arial" w:eastAsia="Arial" w:cs="Arial"/>
        </w:rPr>
        <w:t xml:space="preserve"> of the enzyme effects and their influences on</w:t>
      </w:r>
      <w:r w:rsidRPr="238D70B0" w:rsidR="275C236F">
        <w:rPr>
          <w:rFonts w:ascii="Arial" w:hAnsi="Arial" w:eastAsia="Arial" w:cs="Arial"/>
        </w:rPr>
        <w:t xml:space="preserve"> the body. </w:t>
      </w:r>
    </w:p>
    <w:p w:rsidRPr="00942BBD" w:rsidR="007E0A8E" w:rsidP="238D70B0" w:rsidRDefault="007E0A8E" w14:paraId="44CE38AF" w14:textId="77777777">
      <w:pPr>
        <w:pStyle w:val="ColorfulList-Accent11"/>
        <w:spacing w:before="100" w:beforeAutospacing="on" w:after="100" w:afterAutospacing="on" w:line="240" w:lineRule="auto"/>
        <w:ind w:left="360"/>
        <w:contextualSpacing w:val="1"/>
        <w:rPr>
          <w:rFonts w:ascii="Arial" w:hAnsi="Arial" w:eastAsia="Arial" w:cs="Arial"/>
        </w:rPr>
      </w:pPr>
    </w:p>
    <w:p w:rsidRPr="00942BBD" w:rsidR="00942BBD" w:rsidP="238D70B0" w:rsidRDefault="00942BBD" w14:paraId="5394613B" w14:textId="77777777">
      <w:pPr>
        <w:pStyle w:val="ColorfulList-Accent11"/>
        <w:spacing w:before="100" w:beforeAutospacing="on" w:after="100" w:afterAutospacing="on" w:line="240" w:lineRule="auto"/>
        <w:ind w:left="360"/>
        <w:contextualSpacing w:val="1"/>
        <w:rPr>
          <w:rFonts w:ascii="Arial" w:hAnsi="Arial" w:eastAsia="Arial" w:cs="Arial"/>
        </w:rPr>
      </w:pPr>
    </w:p>
    <w:p w:rsidRPr="00942BBD" w:rsidR="00942BBD" w:rsidP="238D70B0" w:rsidRDefault="00942BBD" w14:paraId="35EB5320" w14:textId="77777777">
      <w:pPr>
        <w:pStyle w:val="ColorfulList-Accent11"/>
        <w:spacing w:before="100" w:beforeAutospacing="on" w:after="100" w:afterAutospacing="on" w:line="240" w:lineRule="auto"/>
        <w:ind w:left="360"/>
        <w:contextualSpacing w:val="1"/>
        <w:rPr>
          <w:rFonts w:ascii="Arial" w:hAnsi="Arial" w:eastAsia="Arial" w:cs="Arial"/>
        </w:rPr>
      </w:pPr>
    </w:p>
    <w:p w:rsidRPr="00942BBD" w:rsidR="00942BBD" w:rsidP="238D70B0" w:rsidRDefault="00942BBD" w14:paraId="0E66FF07" w14:textId="77777777">
      <w:pPr>
        <w:pStyle w:val="ColorfulList-Accent11"/>
        <w:spacing w:before="100" w:beforeAutospacing="on" w:after="100" w:afterAutospacing="on" w:line="240" w:lineRule="auto"/>
        <w:ind w:left="360"/>
        <w:contextualSpacing w:val="1"/>
        <w:rPr>
          <w:rFonts w:ascii="Arial" w:hAnsi="Arial" w:eastAsia="Arial" w:cs="Arial"/>
        </w:rPr>
      </w:pPr>
    </w:p>
    <w:p w:rsidRPr="00942BBD" w:rsidR="00942BBD" w:rsidP="238D70B0" w:rsidRDefault="00942BBD" w14:paraId="12549803" w14:textId="77777777">
      <w:pPr>
        <w:pStyle w:val="ColorfulList-Accent11"/>
        <w:spacing w:before="100" w:beforeAutospacing="on" w:after="100" w:afterAutospacing="on" w:line="240" w:lineRule="auto"/>
        <w:ind w:left="360"/>
        <w:contextualSpacing w:val="1"/>
        <w:rPr>
          <w:rFonts w:ascii="Arial" w:hAnsi="Arial" w:eastAsia="Arial" w:cs="Arial"/>
        </w:rPr>
      </w:pPr>
    </w:p>
    <w:p w:rsidRPr="00942BBD" w:rsidR="00942BBD" w:rsidP="238D70B0" w:rsidRDefault="00942BBD" w14:paraId="227E7A5E" w14:textId="77777777">
      <w:pPr>
        <w:pStyle w:val="ColorfulList-Accent11"/>
        <w:spacing w:before="100" w:beforeAutospacing="on" w:after="100" w:afterAutospacing="on" w:line="240" w:lineRule="auto"/>
        <w:ind w:left="360"/>
        <w:contextualSpacing w:val="1"/>
        <w:rPr>
          <w:rFonts w:ascii="Arial" w:hAnsi="Arial" w:eastAsia="Arial" w:cs="Arial"/>
        </w:rPr>
      </w:pPr>
    </w:p>
    <w:p w:rsidRPr="00942BBD" w:rsidR="00942BBD" w:rsidP="238D70B0" w:rsidRDefault="00942BBD" w14:paraId="6CCFEFDC" w14:textId="77777777">
      <w:pPr>
        <w:pStyle w:val="ColorfulList-Accent11"/>
        <w:spacing w:before="100" w:beforeAutospacing="on" w:after="100" w:afterAutospacing="on" w:line="240" w:lineRule="auto"/>
        <w:ind w:left="360"/>
        <w:contextualSpacing w:val="1"/>
        <w:rPr>
          <w:rFonts w:ascii="Arial" w:hAnsi="Arial" w:eastAsia="Arial" w:cs="Arial"/>
        </w:rPr>
      </w:pPr>
    </w:p>
    <w:p w:rsidRPr="00942BBD" w:rsidR="00942BBD" w:rsidP="238D70B0" w:rsidRDefault="00942BBD" w14:paraId="0D67C91F" w14:textId="77777777">
      <w:pPr>
        <w:pStyle w:val="ColorfulList-Accent11"/>
        <w:spacing w:before="100" w:beforeAutospacing="on" w:after="100" w:afterAutospacing="on" w:line="240" w:lineRule="auto"/>
        <w:ind w:left="360"/>
        <w:contextualSpacing w:val="1"/>
        <w:rPr>
          <w:rFonts w:ascii="Arial" w:hAnsi="Arial" w:eastAsia="Arial" w:cs="Arial"/>
        </w:rPr>
      </w:pPr>
    </w:p>
    <w:p w:rsidRPr="00942BBD" w:rsidR="00942BBD" w:rsidP="238D70B0" w:rsidRDefault="00942BBD" w14:paraId="22594554" w14:textId="77777777">
      <w:pPr>
        <w:pStyle w:val="ColorfulList-Accent11"/>
        <w:spacing w:before="100" w:beforeAutospacing="on" w:after="100" w:afterAutospacing="on" w:line="240" w:lineRule="auto"/>
        <w:ind w:left="360"/>
        <w:contextualSpacing w:val="1"/>
        <w:rPr>
          <w:rFonts w:ascii="Arial" w:hAnsi="Arial" w:eastAsia="Arial" w:cs="Arial"/>
        </w:rPr>
      </w:pPr>
    </w:p>
    <w:p w:rsidR="238D70B0" w:rsidP="238D70B0" w:rsidRDefault="238D70B0" w14:paraId="41E9622D" w14:textId="33330A10">
      <w:pPr>
        <w:pStyle w:val="ColorfulList-Accent11"/>
        <w:spacing w:beforeAutospacing="on" w:afterAutospacing="on" w:line="240" w:lineRule="auto"/>
        <w:ind w:left="360"/>
        <w:contextualSpacing w:val="1"/>
        <w:rPr>
          <w:rFonts w:ascii="Arial" w:hAnsi="Arial" w:eastAsia="Arial" w:cs="Arial"/>
        </w:rPr>
      </w:pPr>
    </w:p>
    <w:p w:rsidRPr="00942BBD" w:rsidR="00942BBD" w:rsidP="238D70B0" w:rsidRDefault="00942BBD" w14:paraId="120973E0" w14:textId="77777777">
      <w:pPr>
        <w:pStyle w:val="ColorfulList-Accent11"/>
        <w:spacing w:before="100" w:beforeAutospacing="on" w:after="100" w:afterAutospacing="on" w:line="240" w:lineRule="auto"/>
        <w:ind w:left="360"/>
        <w:contextualSpacing w:val="1"/>
        <w:rPr>
          <w:rFonts w:ascii="Arial" w:hAnsi="Arial" w:eastAsia="Arial" w:cs="Arial"/>
        </w:rPr>
      </w:pPr>
    </w:p>
    <w:p w:rsidRPr="00942BBD" w:rsidR="00942BBD" w:rsidP="238D70B0" w:rsidRDefault="00942BBD" w14:paraId="4B6624D9" w14:textId="77777777">
      <w:pPr>
        <w:pStyle w:val="ColorfulList-Accent11"/>
        <w:spacing w:before="100" w:beforeAutospacing="on" w:after="100" w:afterAutospacing="on" w:line="240" w:lineRule="auto"/>
        <w:ind w:left="360"/>
        <w:contextualSpacing w:val="1"/>
        <w:rPr>
          <w:rFonts w:ascii="Arial" w:hAnsi="Arial" w:eastAsia="Arial" w:cs="Arial"/>
        </w:rPr>
      </w:pPr>
    </w:p>
    <w:p w:rsidRPr="00942BBD" w:rsidR="00942BBD" w:rsidP="238D70B0" w:rsidRDefault="00942BBD" w14:paraId="2D988AF4" w14:textId="77777777">
      <w:pPr>
        <w:pStyle w:val="ColorfulList-Accent11"/>
        <w:spacing w:before="100" w:beforeAutospacing="on" w:after="100" w:afterAutospacing="on" w:line="240" w:lineRule="auto"/>
        <w:ind w:left="360"/>
        <w:contextualSpacing w:val="1"/>
        <w:rPr>
          <w:rFonts w:ascii="Arial" w:hAnsi="Arial" w:eastAsia="Arial" w:cs="Arial"/>
        </w:rPr>
      </w:pPr>
    </w:p>
    <w:p w:rsidRPr="00942BBD" w:rsidR="00942BBD" w:rsidP="238D70B0" w:rsidRDefault="00942BBD" w14:paraId="2E648B2C" w14:textId="77777777">
      <w:pPr>
        <w:pStyle w:val="ColorfulList-Accent11"/>
        <w:spacing w:before="100" w:beforeAutospacing="on" w:after="100" w:afterAutospacing="on" w:line="240" w:lineRule="auto"/>
        <w:ind w:left="360"/>
        <w:contextualSpacing w:val="1"/>
        <w:rPr>
          <w:rFonts w:ascii="Arial" w:hAnsi="Arial" w:eastAsia="Arial" w:cs="Arial"/>
        </w:rPr>
      </w:pPr>
    </w:p>
    <w:p w:rsidRPr="00942BBD" w:rsidR="00942BBD" w:rsidP="238D70B0" w:rsidRDefault="00942BBD" w14:paraId="2FDAA89A" w14:textId="77777777">
      <w:pPr>
        <w:pStyle w:val="ColorfulList-Accent11"/>
        <w:spacing w:before="100" w:beforeAutospacing="on" w:after="100" w:afterAutospacing="on" w:line="240" w:lineRule="auto"/>
        <w:ind w:left="360"/>
        <w:contextualSpacing w:val="1"/>
        <w:rPr>
          <w:rFonts w:ascii="Arial" w:hAnsi="Arial" w:eastAsia="Arial" w:cs="Arial"/>
        </w:rPr>
      </w:pPr>
    </w:p>
    <w:p w:rsidRPr="00942BBD" w:rsidR="007E0A8E" w:rsidP="238D70B0" w:rsidRDefault="007E0A8E" w14:paraId="366169D7" w14:textId="5CBD253F">
      <w:pPr>
        <w:pStyle w:val="ColorfulList-Accent11"/>
        <w:numPr>
          <w:ilvl w:val="0"/>
          <w:numId w:val="29"/>
        </w:numPr>
        <w:spacing w:before="100" w:beforeAutospacing="on" w:after="100" w:afterAutospacing="on" w:line="240" w:lineRule="auto"/>
        <w:contextualSpacing w:val="1"/>
        <w:rPr>
          <w:rFonts w:ascii="Arial" w:hAnsi="Arial" w:eastAsia="Arial" w:cs="Arial"/>
        </w:rPr>
      </w:pPr>
      <w:r w:rsidRPr="238D70B0" w:rsidR="275C236F">
        <w:rPr>
          <w:rFonts w:ascii="Arial" w:hAnsi="Arial" w:eastAsia="Arial" w:cs="Arial"/>
        </w:rPr>
        <w:t xml:space="preserve">Imagine you are working in </w:t>
      </w:r>
      <w:r w:rsidRPr="238D70B0" w:rsidR="23E62370">
        <w:rPr>
          <w:rFonts w:ascii="Arial" w:hAnsi="Arial" w:eastAsia="Arial" w:cs="Arial"/>
        </w:rPr>
        <w:t>an international</w:t>
      </w:r>
      <w:r w:rsidRPr="238D70B0" w:rsidR="275C236F">
        <w:rPr>
          <w:rFonts w:ascii="Arial" w:hAnsi="Arial" w:eastAsia="Arial" w:cs="Arial"/>
        </w:rPr>
        <w:t xml:space="preserve"> research laboratory as a prominent research scientist. Knowing that each enzyme has a set of </w:t>
      </w:r>
      <w:bookmarkStart w:name="_Int_RlBTvmYu" w:id="805648326"/>
      <w:r w:rsidRPr="238D70B0" w:rsidR="275C236F">
        <w:rPr>
          <w:rFonts w:ascii="Arial" w:hAnsi="Arial" w:eastAsia="Arial" w:cs="Arial"/>
        </w:rPr>
        <w:t>optimal</w:t>
      </w:r>
      <w:bookmarkEnd w:id="805648326"/>
      <w:r w:rsidRPr="238D70B0" w:rsidR="275C236F">
        <w:rPr>
          <w:rFonts w:ascii="Arial" w:hAnsi="Arial" w:eastAsia="Arial" w:cs="Arial"/>
        </w:rPr>
        <w:t xml:space="preserve"> conditions (pH, temperature). Describe how you will go about to find out the </w:t>
      </w:r>
      <w:r w:rsidRPr="238D70B0" w:rsidR="2143608F">
        <w:rPr>
          <w:rFonts w:ascii="Arial" w:hAnsi="Arial" w:eastAsia="Arial" w:cs="Arial"/>
        </w:rPr>
        <w:t>best</w:t>
      </w:r>
      <w:r w:rsidRPr="238D70B0" w:rsidR="275C236F">
        <w:rPr>
          <w:rFonts w:ascii="Arial" w:hAnsi="Arial" w:eastAsia="Arial" w:cs="Arial"/>
        </w:rPr>
        <w:t xml:space="preserve"> conditions for a </w:t>
      </w:r>
      <w:r w:rsidRPr="238D70B0" w:rsidR="202CDE41">
        <w:rPr>
          <w:rFonts w:ascii="Arial" w:hAnsi="Arial" w:eastAsia="Arial" w:cs="Arial"/>
        </w:rPr>
        <w:t>newly discovered enzyme</w:t>
      </w:r>
      <w:r w:rsidRPr="238D70B0" w:rsidR="275C236F">
        <w:rPr>
          <w:rFonts w:ascii="Arial" w:hAnsi="Arial" w:eastAsia="Arial" w:cs="Arial"/>
        </w:rPr>
        <w:t>.</w:t>
      </w:r>
    </w:p>
    <w:p w:rsidR="007E0A8E" w:rsidP="238D70B0" w:rsidRDefault="007E0A8E" w14:paraId="522635E5" w14:textId="77777777">
      <w:pPr>
        <w:spacing w:after="0"/>
        <w:ind w:left="360"/>
        <w:rPr>
          <w:rFonts w:ascii="Arial" w:hAnsi="Arial" w:eastAsia="Arial" w:cs="Arial"/>
        </w:rPr>
      </w:pPr>
    </w:p>
    <w:p w:rsidR="00DE2EE6" w:rsidP="238D70B0" w:rsidRDefault="00DE2EE6" w14:paraId="2ED84CC5" w14:textId="77777777">
      <w:pPr>
        <w:spacing w:after="0"/>
        <w:ind w:left="360"/>
        <w:rPr>
          <w:rFonts w:ascii="Arial" w:hAnsi="Arial" w:eastAsia="Arial" w:cs="Arial"/>
        </w:rPr>
      </w:pPr>
    </w:p>
    <w:p w:rsidRPr="00664495" w:rsidR="00DE2EE6" w:rsidP="238D70B0" w:rsidRDefault="00DE2EE6" w14:paraId="6AB68E10" w14:textId="77777777">
      <w:pPr>
        <w:spacing w:after="0"/>
        <w:ind w:left="360"/>
        <w:rPr>
          <w:rFonts w:ascii="Arial" w:hAnsi="Arial" w:eastAsia="Arial" w:cs="Arial"/>
        </w:rPr>
      </w:pPr>
    </w:p>
    <w:p w:rsidR="29F81FAE" w:rsidP="238D70B0" w:rsidRDefault="29F81FAE" w14:paraId="02B04336" w14:textId="0A219CC2">
      <w:pPr>
        <w:spacing w:after="0"/>
        <w:ind w:left="360"/>
        <w:rPr>
          <w:rFonts w:ascii="Arial" w:hAnsi="Arial" w:eastAsia="Arial" w:cs="Arial"/>
        </w:rPr>
      </w:pPr>
    </w:p>
    <w:p w:rsidR="29F81FAE" w:rsidP="238D70B0" w:rsidRDefault="29F81FAE" w14:paraId="1B0634D1" w14:textId="4A6BEA3D">
      <w:pPr>
        <w:spacing w:after="0"/>
        <w:ind w:left="360"/>
        <w:rPr>
          <w:rFonts w:ascii="Arial" w:hAnsi="Arial" w:eastAsia="Arial" w:cs="Arial"/>
        </w:rPr>
      </w:pPr>
    </w:p>
    <w:p w:rsidRPr="00664495" w:rsidR="00D81A5B" w:rsidP="238D70B0" w:rsidRDefault="00D81A5B" w14:paraId="1EEE7566" w14:textId="5E38C6CE">
      <w:pPr>
        <w:spacing w:after="0"/>
        <w:ind w:left="360"/>
        <w:rPr>
          <w:rFonts w:ascii="Arial" w:hAnsi="Arial" w:eastAsia="Arial" w:cs="Arial"/>
        </w:rPr>
      </w:pPr>
      <w:r w:rsidRPr="238D70B0">
        <w:rPr>
          <w:rFonts w:ascii="Arial" w:hAnsi="Arial" w:eastAsia="Arial" w:cs="Arial"/>
        </w:rPr>
        <w:br w:type="column"/>
      </w:r>
    </w:p>
    <w:p w:rsidR="0CCC7DBE" w:rsidP="238D70B0" w:rsidRDefault="0CCC7DBE" w14:paraId="382F22BC" w14:textId="5515D911">
      <w:pPr>
        <w:pStyle w:val="Heading1"/>
        <w:keepNext w:val="1"/>
        <w:keepLines w:val="1"/>
        <w:spacing w:before="480" w:after="0" w:line="240" w:lineRule="auto"/>
        <w:rPr>
          <w:rFonts w:ascii="Arial" w:hAnsi="Arial" w:eastAsia="Arial" w:cs="Arial"/>
          <w:b w:val="1"/>
          <w:bCs w:val="1"/>
          <w:i w:val="0"/>
          <w:iCs w:val="0"/>
          <w:caps w:val="0"/>
          <w:smallCaps w:val="0"/>
          <w:noProof/>
          <w:color w:val="auto"/>
          <w:sz w:val="28"/>
          <w:szCs w:val="28"/>
          <w:lang w:val="en-US"/>
        </w:rPr>
      </w:pPr>
      <w:r w:rsidRPr="238D70B0" w:rsidR="17C7A474">
        <w:rPr>
          <w:rFonts w:ascii="Arial" w:hAnsi="Arial" w:eastAsia="Arial" w:cs="Arial"/>
          <w:b w:val="1"/>
          <w:bCs w:val="1"/>
          <w:i w:val="0"/>
          <w:iCs w:val="0"/>
          <w:caps w:val="0"/>
          <w:smallCaps w:val="0"/>
          <w:noProof/>
          <w:color w:val="auto"/>
          <w:sz w:val="28"/>
          <w:szCs w:val="28"/>
          <w:lang w:val="en-US"/>
        </w:rPr>
        <w:t>Appendix: Enzyme Activity and Experimental Methods Terms</w:t>
      </w:r>
    </w:p>
    <w:tbl>
      <w:tblPr>
        <w:tblStyle w:val="TableNormal"/>
        <w:bidiVisual w:val="0"/>
        <w:tblW w:w="9720" w:type="dxa"/>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4A0" w:firstRow="1" w:lastRow="0" w:firstColumn="1" w:lastColumn="0" w:noHBand="0" w:noVBand="1"/>
      </w:tblPr>
      <w:tblGrid>
        <w:gridCol w:w="2205"/>
        <w:gridCol w:w="7515"/>
      </w:tblGrid>
      <w:tr w:rsidR="06B4D76B" w:rsidTr="238D70B0" w14:paraId="2EE4C61C">
        <w:trPr>
          <w:trHeight w:val="300"/>
        </w:trPr>
        <w:tc>
          <w:tcPr>
            <w:tcW w:w="2205" w:type="dxa"/>
            <w:tcMar>
              <w:left w:w="105" w:type="dxa"/>
              <w:right w:w="105" w:type="dxa"/>
            </w:tcMar>
            <w:vAlign w:val="top"/>
          </w:tcPr>
          <w:p w:rsidR="06B4D76B" w:rsidP="238D70B0" w:rsidRDefault="06B4D76B" w14:paraId="3BBEC1A3" w14:textId="1BC68EEA">
            <w:pPr>
              <w:spacing w:line="240" w:lineRule="auto"/>
              <w:rPr>
                <w:rFonts w:ascii="Arial" w:hAnsi="Arial" w:eastAsia="Arial" w:cs="Arial"/>
                <w:b w:val="0"/>
                <w:bCs w:val="0"/>
                <w:i w:val="0"/>
                <w:iCs w:val="0"/>
                <w:sz w:val="22"/>
                <w:szCs w:val="22"/>
              </w:rPr>
            </w:pPr>
            <w:r w:rsidRPr="238D70B0" w:rsidR="7229B1B4">
              <w:rPr>
                <w:rFonts w:ascii="Arial" w:hAnsi="Arial" w:eastAsia="Arial" w:cs="Arial"/>
                <w:b w:val="0"/>
                <w:bCs w:val="0"/>
                <w:i w:val="0"/>
                <w:iCs w:val="0"/>
                <w:sz w:val="22"/>
                <w:szCs w:val="22"/>
                <w:lang w:val="en-US"/>
              </w:rPr>
              <w:t>Term</w:t>
            </w:r>
          </w:p>
        </w:tc>
        <w:tc>
          <w:tcPr>
            <w:tcW w:w="7515" w:type="dxa"/>
            <w:tcMar>
              <w:left w:w="105" w:type="dxa"/>
              <w:right w:w="105" w:type="dxa"/>
            </w:tcMar>
            <w:vAlign w:val="top"/>
          </w:tcPr>
          <w:p w:rsidR="06B4D76B" w:rsidP="238D70B0" w:rsidRDefault="06B4D76B" w14:paraId="71E80A3F" w14:textId="1D97607F">
            <w:pPr>
              <w:spacing w:line="240" w:lineRule="auto"/>
              <w:rPr>
                <w:rFonts w:ascii="Arial" w:hAnsi="Arial" w:eastAsia="Arial" w:cs="Arial"/>
                <w:b w:val="0"/>
                <w:bCs w:val="0"/>
                <w:i w:val="0"/>
                <w:iCs w:val="0"/>
                <w:sz w:val="22"/>
                <w:szCs w:val="22"/>
              </w:rPr>
            </w:pPr>
            <w:r w:rsidRPr="238D70B0" w:rsidR="7229B1B4">
              <w:rPr>
                <w:rFonts w:ascii="Arial" w:hAnsi="Arial" w:eastAsia="Arial" w:cs="Arial"/>
                <w:b w:val="0"/>
                <w:bCs w:val="0"/>
                <w:i w:val="0"/>
                <w:iCs w:val="0"/>
                <w:sz w:val="22"/>
                <w:szCs w:val="22"/>
                <w:lang w:val="en-US"/>
              </w:rPr>
              <w:t>Definition</w:t>
            </w:r>
          </w:p>
        </w:tc>
      </w:tr>
      <w:tr w:rsidR="06B4D76B" w:rsidTr="238D70B0" w14:paraId="1A026CC4">
        <w:trPr>
          <w:trHeight w:val="300"/>
        </w:trPr>
        <w:tc>
          <w:tcPr>
            <w:tcW w:w="2205" w:type="dxa"/>
            <w:tcMar>
              <w:left w:w="105" w:type="dxa"/>
              <w:right w:w="105" w:type="dxa"/>
            </w:tcMar>
            <w:vAlign w:val="top"/>
          </w:tcPr>
          <w:p w:rsidR="06B4D76B" w:rsidP="238D70B0" w:rsidRDefault="06B4D76B" w14:paraId="71967C4B" w14:textId="565CF526">
            <w:pPr>
              <w:spacing w:line="240" w:lineRule="auto"/>
              <w:rPr>
                <w:rFonts w:ascii="Arial" w:hAnsi="Arial" w:eastAsia="Arial" w:cs="Arial"/>
                <w:b w:val="0"/>
                <w:bCs w:val="0"/>
                <w:i w:val="0"/>
                <w:iCs w:val="0"/>
                <w:sz w:val="22"/>
                <w:szCs w:val="22"/>
              </w:rPr>
            </w:pPr>
            <w:r w:rsidRPr="238D70B0" w:rsidR="7229B1B4">
              <w:rPr>
                <w:rFonts w:ascii="Arial" w:hAnsi="Arial" w:eastAsia="Arial" w:cs="Arial"/>
                <w:b w:val="0"/>
                <w:bCs w:val="0"/>
                <w:i w:val="0"/>
                <w:iCs w:val="0"/>
                <w:sz w:val="22"/>
                <w:szCs w:val="22"/>
                <w:lang w:val="en-US"/>
              </w:rPr>
              <w:t>Absorbance</w:t>
            </w:r>
          </w:p>
        </w:tc>
        <w:tc>
          <w:tcPr>
            <w:tcW w:w="7515" w:type="dxa"/>
            <w:tcMar>
              <w:left w:w="105" w:type="dxa"/>
              <w:right w:w="105" w:type="dxa"/>
            </w:tcMar>
            <w:vAlign w:val="top"/>
          </w:tcPr>
          <w:p w:rsidR="06B4D76B" w:rsidP="238D70B0" w:rsidRDefault="06B4D76B" w14:paraId="727FEA0A" w14:textId="5E4C5DEA">
            <w:pPr>
              <w:spacing w:line="240" w:lineRule="auto"/>
              <w:rPr>
                <w:rFonts w:ascii="Arial" w:hAnsi="Arial" w:eastAsia="Arial" w:cs="Arial"/>
                <w:b w:val="0"/>
                <w:bCs w:val="0"/>
                <w:i w:val="0"/>
                <w:iCs w:val="0"/>
                <w:sz w:val="22"/>
                <w:szCs w:val="22"/>
              </w:rPr>
            </w:pPr>
            <w:r w:rsidRPr="238D70B0" w:rsidR="7229B1B4">
              <w:rPr>
                <w:rFonts w:ascii="Arial" w:hAnsi="Arial" w:eastAsia="Arial" w:cs="Arial"/>
                <w:b w:val="0"/>
                <w:bCs w:val="0"/>
                <w:i w:val="0"/>
                <w:iCs w:val="0"/>
                <w:sz w:val="22"/>
                <w:szCs w:val="22"/>
                <w:lang w:val="en-US"/>
              </w:rPr>
              <w:t>A measure of how much light is absorbed by a solution; used to estimate concentration of a product.</w:t>
            </w:r>
          </w:p>
        </w:tc>
      </w:tr>
      <w:tr w:rsidR="06B4D76B" w:rsidTr="238D70B0" w14:paraId="606D74A9">
        <w:trPr>
          <w:trHeight w:val="300"/>
        </w:trPr>
        <w:tc>
          <w:tcPr>
            <w:tcW w:w="2205" w:type="dxa"/>
            <w:tcMar>
              <w:left w:w="105" w:type="dxa"/>
              <w:right w:w="105" w:type="dxa"/>
            </w:tcMar>
            <w:vAlign w:val="top"/>
          </w:tcPr>
          <w:p w:rsidR="06B4D76B" w:rsidP="238D70B0" w:rsidRDefault="06B4D76B" w14:paraId="4746AF2C" w14:textId="78CD04D9">
            <w:pPr>
              <w:spacing w:line="240" w:lineRule="auto"/>
              <w:rPr>
                <w:rFonts w:ascii="Arial" w:hAnsi="Arial" w:eastAsia="Arial" w:cs="Arial"/>
                <w:b w:val="0"/>
                <w:bCs w:val="0"/>
                <w:i w:val="0"/>
                <w:iCs w:val="0"/>
                <w:sz w:val="22"/>
                <w:szCs w:val="22"/>
              </w:rPr>
            </w:pPr>
            <w:r w:rsidRPr="238D70B0" w:rsidR="7229B1B4">
              <w:rPr>
                <w:rFonts w:ascii="Arial" w:hAnsi="Arial" w:eastAsia="Arial" w:cs="Arial"/>
                <w:b w:val="0"/>
                <w:bCs w:val="0"/>
                <w:i w:val="0"/>
                <w:iCs w:val="0"/>
                <w:sz w:val="22"/>
                <w:szCs w:val="22"/>
                <w:lang w:val="en-US"/>
              </w:rPr>
              <w:t>Active Site</w:t>
            </w:r>
          </w:p>
        </w:tc>
        <w:tc>
          <w:tcPr>
            <w:tcW w:w="7515" w:type="dxa"/>
            <w:tcMar>
              <w:left w:w="105" w:type="dxa"/>
              <w:right w:w="105" w:type="dxa"/>
            </w:tcMar>
            <w:vAlign w:val="top"/>
          </w:tcPr>
          <w:p w:rsidR="06B4D76B" w:rsidP="238D70B0" w:rsidRDefault="06B4D76B" w14:paraId="7A93782A" w14:textId="4109E243">
            <w:pPr>
              <w:spacing w:line="240" w:lineRule="auto"/>
              <w:rPr>
                <w:rFonts w:ascii="Arial" w:hAnsi="Arial" w:eastAsia="Arial" w:cs="Arial"/>
                <w:b w:val="0"/>
                <w:bCs w:val="0"/>
                <w:i w:val="0"/>
                <w:iCs w:val="0"/>
                <w:sz w:val="22"/>
                <w:szCs w:val="22"/>
              </w:rPr>
            </w:pPr>
            <w:r w:rsidRPr="238D70B0" w:rsidR="7229B1B4">
              <w:rPr>
                <w:rFonts w:ascii="Arial" w:hAnsi="Arial" w:eastAsia="Arial" w:cs="Arial"/>
                <w:b w:val="0"/>
                <w:bCs w:val="0"/>
                <w:i w:val="0"/>
                <w:iCs w:val="0"/>
                <w:sz w:val="22"/>
                <w:szCs w:val="22"/>
                <w:lang w:val="en-US"/>
              </w:rPr>
              <w:t>The region of an enzyme where the substrate binds and the reaction occurs.</w:t>
            </w:r>
          </w:p>
        </w:tc>
      </w:tr>
      <w:tr w:rsidR="06B4D76B" w:rsidTr="238D70B0" w14:paraId="221390B1">
        <w:trPr>
          <w:trHeight w:val="300"/>
        </w:trPr>
        <w:tc>
          <w:tcPr>
            <w:tcW w:w="2205" w:type="dxa"/>
            <w:tcMar>
              <w:left w:w="105" w:type="dxa"/>
              <w:right w:w="105" w:type="dxa"/>
            </w:tcMar>
            <w:vAlign w:val="top"/>
          </w:tcPr>
          <w:p w:rsidR="06B4D76B" w:rsidP="238D70B0" w:rsidRDefault="06B4D76B" w14:paraId="273C41C7" w14:textId="181D53E7">
            <w:pPr>
              <w:spacing w:line="240" w:lineRule="auto"/>
              <w:rPr>
                <w:rFonts w:ascii="Arial" w:hAnsi="Arial" w:eastAsia="Arial" w:cs="Arial"/>
                <w:b w:val="0"/>
                <w:bCs w:val="0"/>
                <w:i w:val="0"/>
                <w:iCs w:val="0"/>
                <w:sz w:val="22"/>
                <w:szCs w:val="22"/>
              </w:rPr>
            </w:pPr>
            <w:r w:rsidRPr="238D70B0" w:rsidR="7229B1B4">
              <w:rPr>
                <w:rFonts w:ascii="Arial" w:hAnsi="Arial" w:eastAsia="Arial" w:cs="Arial"/>
                <w:b w:val="0"/>
                <w:bCs w:val="0"/>
                <w:i w:val="0"/>
                <w:iCs w:val="0"/>
                <w:sz w:val="22"/>
                <w:szCs w:val="22"/>
                <w:lang w:val="en-US"/>
              </w:rPr>
              <w:t>Calibration</w:t>
            </w:r>
          </w:p>
        </w:tc>
        <w:tc>
          <w:tcPr>
            <w:tcW w:w="7515" w:type="dxa"/>
            <w:tcMar>
              <w:left w:w="105" w:type="dxa"/>
              <w:right w:w="105" w:type="dxa"/>
            </w:tcMar>
            <w:vAlign w:val="top"/>
          </w:tcPr>
          <w:p w:rsidR="06B4D76B" w:rsidP="238D70B0" w:rsidRDefault="06B4D76B" w14:paraId="7E990E3D" w14:textId="29881C44">
            <w:pPr>
              <w:spacing w:line="240" w:lineRule="auto"/>
              <w:rPr>
                <w:rFonts w:ascii="Arial" w:hAnsi="Arial" w:eastAsia="Arial" w:cs="Arial"/>
                <w:b w:val="0"/>
                <w:bCs w:val="0"/>
                <w:i w:val="0"/>
                <w:iCs w:val="0"/>
                <w:sz w:val="22"/>
                <w:szCs w:val="22"/>
              </w:rPr>
            </w:pPr>
            <w:r w:rsidRPr="238D70B0" w:rsidR="7229B1B4">
              <w:rPr>
                <w:rFonts w:ascii="Arial" w:hAnsi="Arial" w:eastAsia="Arial" w:cs="Arial"/>
                <w:b w:val="0"/>
                <w:bCs w:val="0"/>
                <w:i w:val="0"/>
                <w:iCs w:val="0"/>
                <w:sz w:val="22"/>
                <w:szCs w:val="22"/>
                <w:lang w:val="en-US"/>
              </w:rPr>
              <w:t>The process of adjusting an instrument to ensure accurate measurements.</w:t>
            </w:r>
          </w:p>
        </w:tc>
      </w:tr>
      <w:tr w:rsidR="06B4D76B" w:rsidTr="238D70B0" w14:paraId="67DEED4B">
        <w:trPr>
          <w:trHeight w:val="300"/>
        </w:trPr>
        <w:tc>
          <w:tcPr>
            <w:tcW w:w="2205" w:type="dxa"/>
            <w:tcMar>
              <w:left w:w="105" w:type="dxa"/>
              <w:right w:w="105" w:type="dxa"/>
            </w:tcMar>
            <w:vAlign w:val="top"/>
          </w:tcPr>
          <w:p w:rsidR="06B4D76B" w:rsidP="238D70B0" w:rsidRDefault="06B4D76B" w14:paraId="32F2100C" w14:textId="1713AD88">
            <w:pPr>
              <w:spacing w:line="240" w:lineRule="auto"/>
              <w:rPr>
                <w:rFonts w:ascii="Arial" w:hAnsi="Arial" w:eastAsia="Arial" w:cs="Arial"/>
                <w:b w:val="0"/>
                <w:bCs w:val="0"/>
                <w:i w:val="0"/>
                <w:iCs w:val="0"/>
                <w:sz w:val="22"/>
                <w:szCs w:val="22"/>
              </w:rPr>
            </w:pPr>
            <w:r w:rsidRPr="238D70B0" w:rsidR="7229B1B4">
              <w:rPr>
                <w:rFonts w:ascii="Arial" w:hAnsi="Arial" w:eastAsia="Arial" w:cs="Arial"/>
                <w:b w:val="0"/>
                <w:bCs w:val="0"/>
                <w:i w:val="0"/>
                <w:iCs w:val="0"/>
                <w:sz w:val="22"/>
                <w:szCs w:val="22"/>
                <w:lang w:val="en-US"/>
              </w:rPr>
              <w:t>Colorimeter</w:t>
            </w:r>
          </w:p>
        </w:tc>
        <w:tc>
          <w:tcPr>
            <w:tcW w:w="7515" w:type="dxa"/>
            <w:tcMar>
              <w:left w:w="105" w:type="dxa"/>
              <w:right w:w="105" w:type="dxa"/>
            </w:tcMar>
            <w:vAlign w:val="top"/>
          </w:tcPr>
          <w:p w:rsidR="06B4D76B" w:rsidP="238D70B0" w:rsidRDefault="06B4D76B" w14:paraId="5BF699BD" w14:textId="0CB72C54">
            <w:pPr>
              <w:spacing w:line="240" w:lineRule="auto"/>
              <w:rPr>
                <w:rFonts w:ascii="Arial" w:hAnsi="Arial" w:eastAsia="Arial" w:cs="Arial"/>
                <w:b w:val="0"/>
                <w:bCs w:val="0"/>
                <w:i w:val="0"/>
                <w:iCs w:val="0"/>
                <w:sz w:val="22"/>
                <w:szCs w:val="22"/>
              </w:rPr>
            </w:pPr>
            <w:r w:rsidRPr="238D70B0" w:rsidR="7229B1B4">
              <w:rPr>
                <w:rFonts w:ascii="Arial" w:hAnsi="Arial" w:eastAsia="Arial" w:cs="Arial"/>
                <w:b w:val="0"/>
                <w:bCs w:val="0"/>
                <w:i w:val="0"/>
                <w:iCs w:val="0"/>
                <w:sz w:val="22"/>
                <w:szCs w:val="22"/>
                <w:lang w:val="en-US"/>
              </w:rPr>
              <w:t>An instrument used to measure the absorbance of light by a solution.</w:t>
            </w:r>
          </w:p>
        </w:tc>
      </w:tr>
      <w:tr w:rsidR="06B4D76B" w:rsidTr="238D70B0" w14:paraId="474D3E05">
        <w:trPr>
          <w:trHeight w:val="300"/>
        </w:trPr>
        <w:tc>
          <w:tcPr>
            <w:tcW w:w="2205" w:type="dxa"/>
            <w:tcMar>
              <w:left w:w="105" w:type="dxa"/>
              <w:right w:w="105" w:type="dxa"/>
            </w:tcMar>
            <w:vAlign w:val="top"/>
          </w:tcPr>
          <w:p w:rsidR="06B4D76B" w:rsidP="238D70B0" w:rsidRDefault="06B4D76B" w14:paraId="34EBA985" w14:textId="2BFEDF58">
            <w:pPr>
              <w:spacing w:line="240" w:lineRule="auto"/>
              <w:rPr>
                <w:rFonts w:ascii="Arial" w:hAnsi="Arial" w:eastAsia="Arial" w:cs="Arial"/>
                <w:b w:val="0"/>
                <w:bCs w:val="0"/>
                <w:i w:val="0"/>
                <w:iCs w:val="0"/>
                <w:sz w:val="22"/>
                <w:szCs w:val="22"/>
              </w:rPr>
            </w:pPr>
            <w:r w:rsidRPr="238D70B0" w:rsidR="7229B1B4">
              <w:rPr>
                <w:rFonts w:ascii="Arial" w:hAnsi="Arial" w:eastAsia="Arial" w:cs="Arial"/>
                <w:b w:val="0"/>
                <w:bCs w:val="0"/>
                <w:i w:val="0"/>
                <w:iCs w:val="0"/>
                <w:sz w:val="22"/>
                <w:szCs w:val="22"/>
                <w:lang w:val="en-US"/>
              </w:rPr>
              <w:t>Control</w:t>
            </w:r>
          </w:p>
        </w:tc>
        <w:tc>
          <w:tcPr>
            <w:tcW w:w="7515" w:type="dxa"/>
            <w:tcMar>
              <w:left w:w="105" w:type="dxa"/>
              <w:right w:w="105" w:type="dxa"/>
            </w:tcMar>
            <w:vAlign w:val="top"/>
          </w:tcPr>
          <w:p w:rsidR="06B4D76B" w:rsidP="238D70B0" w:rsidRDefault="06B4D76B" w14:paraId="19B596AE" w14:textId="41469EBE">
            <w:pPr>
              <w:spacing w:line="240" w:lineRule="auto"/>
              <w:rPr>
                <w:rFonts w:ascii="Arial" w:hAnsi="Arial" w:eastAsia="Arial" w:cs="Arial"/>
                <w:b w:val="0"/>
                <w:bCs w:val="0"/>
                <w:i w:val="0"/>
                <w:iCs w:val="0"/>
                <w:sz w:val="22"/>
                <w:szCs w:val="22"/>
              </w:rPr>
            </w:pPr>
            <w:r w:rsidRPr="238D70B0" w:rsidR="7229B1B4">
              <w:rPr>
                <w:rFonts w:ascii="Arial" w:hAnsi="Arial" w:eastAsia="Arial" w:cs="Arial"/>
                <w:b w:val="0"/>
                <w:bCs w:val="0"/>
                <w:i w:val="0"/>
                <w:iCs w:val="0"/>
                <w:sz w:val="22"/>
                <w:szCs w:val="22"/>
                <w:lang w:val="en-US"/>
              </w:rPr>
              <w:t>A standard for comparison in an experiment where variables are kept constant.</w:t>
            </w:r>
          </w:p>
        </w:tc>
      </w:tr>
      <w:tr w:rsidR="06B4D76B" w:rsidTr="238D70B0" w14:paraId="37E4A82F">
        <w:trPr>
          <w:trHeight w:val="300"/>
        </w:trPr>
        <w:tc>
          <w:tcPr>
            <w:tcW w:w="2205" w:type="dxa"/>
            <w:tcMar>
              <w:left w:w="105" w:type="dxa"/>
              <w:right w:w="105" w:type="dxa"/>
            </w:tcMar>
            <w:vAlign w:val="top"/>
          </w:tcPr>
          <w:p w:rsidR="06B4D76B" w:rsidP="238D70B0" w:rsidRDefault="06B4D76B" w14:paraId="3AD25C40" w14:textId="738E89E0">
            <w:pPr>
              <w:spacing w:line="240" w:lineRule="auto"/>
              <w:rPr>
                <w:rFonts w:ascii="Arial" w:hAnsi="Arial" w:eastAsia="Arial" w:cs="Arial"/>
                <w:b w:val="0"/>
                <w:bCs w:val="0"/>
                <w:i w:val="0"/>
                <w:iCs w:val="0"/>
                <w:sz w:val="22"/>
                <w:szCs w:val="22"/>
              </w:rPr>
            </w:pPr>
            <w:r w:rsidRPr="238D70B0" w:rsidR="7229B1B4">
              <w:rPr>
                <w:rFonts w:ascii="Arial" w:hAnsi="Arial" w:eastAsia="Arial" w:cs="Arial"/>
                <w:b w:val="0"/>
                <w:bCs w:val="0"/>
                <w:i w:val="0"/>
                <w:iCs w:val="0"/>
                <w:sz w:val="22"/>
                <w:szCs w:val="22"/>
                <w:lang w:val="en-US"/>
              </w:rPr>
              <w:t>Cuvette</w:t>
            </w:r>
          </w:p>
        </w:tc>
        <w:tc>
          <w:tcPr>
            <w:tcW w:w="7515" w:type="dxa"/>
            <w:tcMar>
              <w:left w:w="105" w:type="dxa"/>
              <w:right w:w="105" w:type="dxa"/>
            </w:tcMar>
            <w:vAlign w:val="top"/>
          </w:tcPr>
          <w:p w:rsidR="06B4D76B" w:rsidP="238D70B0" w:rsidRDefault="06B4D76B" w14:paraId="07E9B060" w14:textId="6D634DCF">
            <w:pPr>
              <w:spacing w:line="240" w:lineRule="auto"/>
              <w:rPr>
                <w:rFonts w:ascii="Arial" w:hAnsi="Arial" w:eastAsia="Arial" w:cs="Arial"/>
                <w:b w:val="0"/>
                <w:bCs w:val="0"/>
                <w:i w:val="0"/>
                <w:iCs w:val="0"/>
                <w:sz w:val="22"/>
                <w:szCs w:val="22"/>
              </w:rPr>
            </w:pPr>
            <w:r w:rsidRPr="238D70B0" w:rsidR="7229B1B4">
              <w:rPr>
                <w:rFonts w:ascii="Arial" w:hAnsi="Arial" w:eastAsia="Arial" w:cs="Arial"/>
                <w:b w:val="0"/>
                <w:bCs w:val="0"/>
                <w:i w:val="0"/>
                <w:iCs w:val="0"/>
                <w:sz w:val="22"/>
                <w:szCs w:val="22"/>
                <w:lang w:val="en-US"/>
              </w:rPr>
              <w:t>A small transparent container used to hold samples for spectrophotometer or colorimeter readings.</w:t>
            </w:r>
          </w:p>
        </w:tc>
      </w:tr>
      <w:tr w:rsidR="06B4D76B" w:rsidTr="238D70B0" w14:paraId="0F990DFF">
        <w:trPr>
          <w:trHeight w:val="300"/>
        </w:trPr>
        <w:tc>
          <w:tcPr>
            <w:tcW w:w="2205" w:type="dxa"/>
            <w:tcMar>
              <w:left w:w="105" w:type="dxa"/>
              <w:right w:w="105" w:type="dxa"/>
            </w:tcMar>
            <w:vAlign w:val="top"/>
          </w:tcPr>
          <w:p w:rsidR="06B4D76B" w:rsidP="238D70B0" w:rsidRDefault="06B4D76B" w14:paraId="5FB1A22D" w14:textId="5F590ACF">
            <w:pPr>
              <w:spacing w:line="240" w:lineRule="auto"/>
              <w:rPr>
                <w:rFonts w:ascii="Arial" w:hAnsi="Arial" w:eastAsia="Arial" w:cs="Arial"/>
                <w:b w:val="0"/>
                <w:bCs w:val="0"/>
                <w:i w:val="0"/>
                <w:iCs w:val="0"/>
                <w:sz w:val="22"/>
                <w:szCs w:val="22"/>
              </w:rPr>
            </w:pPr>
            <w:r w:rsidRPr="238D70B0" w:rsidR="7229B1B4">
              <w:rPr>
                <w:rFonts w:ascii="Arial" w:hAnsi="Arial" w:eastAsia="Arial" w:cs="Arial"/>
                <w:b w:val="0"/>
                <w:bCs w:val="0"/>
                <w:i w:val="0"/>
                <w:iCs w:val="0"/>
                <w:sz w:val="22"/>
                <w:szCs w:val="22"/>
                <w:lang w:val="en-US"/>
              </w:rPr>
              <w:t>Data Collection</w:t>
            </w:r>
          </w:p>
        </w:tc>
        <w:tc>
          <w:tcPr>
            <w:tcW w:w="7515" w:type="dxa"/>
            <w:tcMar>
              <w:left w:w="105" w:type="dxa"/>
              <w:right w:w="105" w:type="dxa"/>
            </w:tcMar>
            <w:vAlign w:val="top"/>
          </w:tcPr>
          <w:p w:rsidR="06B4D76B" w:rsidP="238D70B0" w:rsidRDefault="06B4D76B" w14:paraId="6B429F69" w14:textId="75FFDDBB">
            <w:pPr>
              <w:spacing w:line="240" w:lineRule="auto"/>
              <w:rPr>
                <w:rFonts w:ascii="Arial" w:hAnsi="Arial" w:eastAsia="Arial" w:cs="Arial"/>
                <w:b w:val="0"/>
                <w:bCs w:val="0"/>
                <w:i w:val="0"/>
                <w:iCs w:val="0"/>
                <w:sz w:val="22"/>
                <w:szCs w:val="22"/>
              </w:rPr>
            </w:pPr>
            <w:r w:rsidRPr="238D70B0" w:rsidR="7229B1B4">
              <w:rPr>
                <w:rFonts w:ascii="Arial" w:hAnsi="Arial" w:eastAsia="Arial" w:cs="Arial"/>
                <w:b w:val="0"/>
                <w:bCs w:val="0"/>
                <w:i w:val="0"/>
                <w:iCs w:val="0"/>
                <w:sz w:val="22"/>
                <w:szCs w:val="22"/>
                <w:lang w:val="en-US"/>
              </w:rPr>
              <w:t>The process of gathering measurements during an experiment.</w:t>
            </w:r>
          </w:p>
        </w:tc>
      </w:tr>
      <w:tr w:rsidR="06B4D76B" w:rsidTr="238D70B0" w14:paraId="7DFB4B8B">
        <w:trPr>
          <w:trHeight w:val="300"/>
        </w:trPr>
        <w:tc>
          <w:tcPr>
            <w:tcW w:w="2205" w:type="dxa"/>
            <w:tcMar>
              <w:left w:w="105" w:type="dxa"/>
              <w:right w:w="105" w:type="dxa"/>
            </w:tcMar>
            <w:vAlign w:val="top"/>
          </w:tcPr>
          <w:p w:rsidR="06B4D76B" w:rsidP="238D70B0" w:rsidRDefault="06B4D76B" w14:paraId="2EE645CC" w14:textId="149CA2A3">
            <w:pPr>
              <w:spacing w:line="240" w:lineRule="auto"/>
              <w:rPr>
                <w:rFonts w:ascii="Arial" w:hAnsi="Arial" w:eastAsia="Arial" w:cs="Arial"/>
                <w:b w:val="0"/>
                <w:bCs w:val="0"/>
                <w:i w:val="0"/>
                <w:iCs w:val="0"/>
                <w:sz w:val="22"/>
                <w:szCs w:val="22"/>
              </w:rPr>
            </w:pPr>
            <w:r w:rsidRPr="238D70B0" w:rsidR="7229B1B4">
              <w:rPr>
                <w:rFonts w:ascii="Arial" w:hAnsi="Arial" w:eastAsia="Arial" w:cs="Arial"/>
                <w:b w:val="0"/>
                <w:bCs w:val="0"/>
                <w:i w:val="0"/>
                <w:iCs w:val="0"/>
                <w:sz w:val="22"/>
                <w:szCs w:val="22"/>
                <w:lang w:val="en-US"/>
              </w:rPr>
              <w:t>Denaturation</w:t>
            </w:r>
          </w:p>
        </w:tc>
        <w:tc>
          <w:tcPr>
            <w:tcW w:w="7515" w:type="dxa"/>
            <w:tcMar>
              <w:left w:w="105" w:type="dxa"/>
              <w:right w:w="105" w:type="dxa"/>
            </w:tcMar>
            <w:vAlign w:val="top"/>
          </w:tcPr>
          <w:p w:rsidR="06B4D76B" w:rsidP="238D70B0" w:rsidRDefault="06B4D76B" w14:paraId="5C87B06E" w14:textId="218BB920">
            <w:pPr>
              <w:spacing w:line="240" w:lineRule="auto"/>
              <w:rPr>
                <w:rFonts w:ascii="Arial" w:hAnsi="Arial" w:eastAsia="Arial" w:cs="Arial"/>
                <w:b w:val="0"/>
                <w:bCs w:val="0"/>
                <w:i w:val="0"/>
                <w:iCs w:val="0"/>
                <w:sz w:val="22"/>
                <w:szCs w:val="22"/>
              </w:rPr>
            </w:pPr>
            <w:r w:rsidRPr="238D70B0" w:rsidR="7229B1B4">
              <w:rPr>
                <w:rFonts w:ascii="Arial" w:hAnsi="Arial" w:eastAsia="Arial" w:cs="Arial"/>
                <w:b w:val="0"/>
                <w:bCs w:val="0"/>
                <w:i w:val="0"/>
                <w:iCs w:val="0"/>
                <w:sz w:val="22"/>
                <w:szCs w:val="22"/>
                <w:lang w:val="en-US"/>
              </w:rPr>
              <w:t>A change in protein structure that causes loss of function, often due to extreme temperature or pH.</w:t>
            </w:r>
          </w:p>
        </w:tc>
      </w:tr>
      <w:tr w:rsidR="06B4D76B" w:rsidTr="238D70B0" w14:paraId="77F3110B">
        <w:trPr>
          <w:trHeight w:val="300"/>
        </w:trPr>
        <w:tc>
          <w:tcPr>
            <w:tcW w:w="2205" w:type="dxa"/>
            <w:tcMar>
              <w:left w:w="105" w:type="dxa"/>
              <w:right w:w="105" w:type="dxa"/>
            </w:tcMar>
            <w:vAlign w:val="top"/>
          </w:tcPr>
          <w:p w:rsidR="06B4D76B" w:rsidP="238D70B0" w:rsidRDefault="06B4D76B" w14:paraId="4B8C1FBE" w14:textId="3D791477">
            <w:pPr>
              <w:spacing w:line="240" w:lineRule="auto"/>
              <w:rPr>
                <w:rFonts w:ascii="Arial" w:hAnsi="Arial" w:eastAsia="Arial" w:cs="Arial"/>
                <w:b w:val="0"/>
                <w:bCs w:val="0"/>
                <w:i w:val="0"/>
                <w:iCs w:val="0"/>
                <w:sz w:val="22"/>
                <w:szCs w:val="22"/>
              </w:rPr>
            </w:pPr>
            <w:r w:rsidRPr="238D70B0" w:rsidR="7229B1B4">
              <w:rPr>
                <w:rFonts w:ascii="Arial" w:hAnsi="Arial" w:eastAsia="Arial" w:cs="Arial"/>
                <w:b w:val="0"/>
                <w:bCs w:val="0"/>
                <w:i w:val="0"/>
                <w:iCs w:val="0"/>
                <w:sz w:val="22"/>
                <w:szCs w:val="22"/>
                <w:lang w:val="en-US"/>
              </w:rPr>
              <w:t>Enzyme</w:t>
            </w:r>
          </w:p>
        </w:tc>
        <w:tc>
          <w:tcPr>
            <w:tcW w:w="7515" w:type="dxa"/>
            <w:tcMar>
              <w:left w:w="105" w:type="dxa"/>
              <w:right w:w="105" w:type="dxa"/>
            </w:tcMar>
            <w:vAlign w:val="top"/>
          </w:tcPr>
          <w:p w:rsidR="06B4D76B" w:rsidP="238D70B0" w:rsidRDefault="06B4D76B" w14:paraId="6DCBFECB" w14:textId="01A007C6">
            <w:pPr>
              <w:spacing w:line="240" w:lineRule="auto"/>
              <w:rPr>
                <w:rFonts w:ascii="Arial" w:hAnsi="Arial" w:eastAsia="Arial" w:cs="Arial"/>
                <w:b w:val="0"/>
                <w:bCs w:val="0"/>
                <w:i w:val="0"/>
                <w:iCs w:val="0"/>
                <w:sz w:val="22"/>
                <w:szCs w:val="22"/>
              </w:rPr>
            </w:pPr>
            <w:r w:rsidRPr="238D70B0" w:rsidR="7229B1B4">
              <w:rPr>
                <w:rFonts w:ascii="Arial" w:hAnsi="Arial" w:eastAsia="Arial" w:cs="Arial"/>
                <w:b w:val="0"/>
                <w:bCs w:val="0"/>
                <w:i w:val="0"/>
                <w:iCs w:val="0"/>
                <w:sz w:val="22"/>
                <w:szCs w:val="22"/>
                <w:lang w:val="en-US"/>
              </w:rPr>
              <w:t>A protein that speeds up chemical reactions in living systems without being consumed.</w:t>
            </w:r>
          </w:p>
        </w:tc>
      </w:tr>
      <w:tr w:rsidR="06B4D76B" w:rsidTr="238D70B0" w14:paraId="729987F1">
        <w:trPr>
          <w:trHeight w:val="300"/>
        </w:trPr>
        <w:tc>
          <w:tcPr>
            <w:tcW w:w="2205" w:type="dxa"/>
            <w:tcMar>
              <w:left w:w="105" w:type="dxa"/>
              <w:right w:w="105" w:type="dxa"/>
            </w:tcMar>
            <w:vAlign w:val="top"/>
          </w:tcPr>
          <w:p w:rsidR="06B4D76B" w:rsidP="238D70B0" w:rsidRDefault="06B4D76B" w14:paraId="76A674D9" w14:textId="763C26C7">
            <w:pPr>
              <w:spacing w:line="240" w:lineRule="auto"/>
              <w:rPr>
                <w:rFonts w:ascii="Arial" w:hAnsi="Arial" w:eastAsia="Arial" w:cs="Arial"/>
                <w:b w:val="0"/>
                <w:bCs w:val="0"/>
                <w:i w:val="0"/>
                <w:iCs w:val="0"/>
                <w:sz w:val="22"/>
                <w:szCs w:val="22"/>
              </w:rPr>
            </w:pPr>
            <w:r w:rsidRPr="238D70B0" w:rsidR="7229B1B4">
              <w:rPr>
                <w:rFonts w:ascii="Arial" w:hAnsi="Arial" w:eastAsia="Arial" w:cs="Arial"/>
                <w:b w:val="0"/>
                <w:bCs w:val="0"/>
                <w:i w:val="0"/>
                <w:iCs w:val="0"/>
                <w:sz w:val="22"/>
                <w:szCs w:val="22"/>
                <w:lang w:val="en-US"/>
              </w:rPr>
              <w:t>Enzyme Concentration</w:t>
            </w:r>
          </w:p>
        </w:tc>
        <w:tc>
          <w:tcPr>
            <w:tcW w:w="7515" w:type="dxa"/>
            <w:tcMar>
              <w:left w:w="105" w:type="dxa"/>
              <w:right w:w="105" w:type="dxa"/>
            </w:tcMar>
            <w:vAlign w:val="top"/>
          </w:tcPr>
          <w:p w:rsidR="06B4D76B" w:rsidP="238D70B0" w:rsidRDefault="06B4D76B" w14:paraId="1A01BC36" w14:textId="4C4580B6">
            <w:pPr>
              <w:spacing w:line="240" w:lineRule="auto"/>
              <w:rPr>
                <w:rFonts w:ascii="Arial" w:hAnsi="Arial" w:eastAsia="Arial" w:cs="Arial"/>
                <w:b w:val="0"/>
                <w:bCs w:val="0"/>
                <w:i w:val="0"/>
                <w:iCs w:val="0"/>
                <w:sz w:val="22"/>
                <w:szCs w:val="22"/>
              </w:rPr>
            </w:pPr>
            <w:r w:rsidRPr="238D70B0" w:rsidR="7229B1B4">
              <w:rPr>
                <w:rFonts w:ascii="Arial" w:hAnsi="Arial" w:eastAsia="Arial" w:cs="Arial"/>
                <w:b w:val="0"/>
                <w:bCs w:val="0"/>
                <w:i w:val="0"/>
                <w:iCs w:val="0"/>
                <w:sz w:val="22"/>
                <w:szCs w:val="22"/>
                <w:lang w:val="en-US"/>
              </w:rPr>
              <w:t>The amount of enzyme present, which can affect the rate of a reaction.</w:t>
            </w:r>
          </w:p>
        </w:tc>
      </w:tr>
      <w:tr w:rsidR="06B4D76B" w:rsidTr="238D70B0" w14:paraId="3242E66E">
        <w:trPr>
          <w:trHeight w:val="300"/>
        </w:trPr>
        <w:tc>
          <w:tcPr>
            <w:tcW w:w="2205" w:type="dxa"/>
            <w:tcMar>
              <w:left w:w="105" w:type="dxa"/>
              <w:right w:w="105" w:type="dxa"/>
            </w:tcMar>
            <w:vAlign w:val="top"/>
          </w:tcPr>
          <w:p w:rsidR="06B4D76B" w:rsidP="238D70B0" w:rsidRDefault="06B4D76B" w14:paraId="436768F6" w14:textId="324A711B">
            <w:pPr>
              <w:spacing w:line="240" w:lineRule="auto"/>
              <w:rPr>
                <w:rFonts w:ascii="Arial" w:hAnsi="Arial" w:eastAsia="Arial" w:cs="Arial"/>
                <w:b w:val="0"/>
                <w:bCs w:val="0"/>
                <w:i w:val="0"/>
                <w:iCs w:val="0"/>
                <w:sz w:val="22"/>
                <w:szCs w:val="22"/>
              </w:rPr>
            </w:pPr>
            <w:r w:rsidRPr="238D70B0" w:rsidR="7229B1B4">
              <w:rPr>
                <w:rFonts w:ascii="Arial" w:hAnsi="Arial" w:eastAsia="Arial" w:cs="Arial"/>
                <w:b w:val="0"/>
                <w:bCs w:val="0"/>
                <w:i w:val="0"/>
                <w:iCs w:val="0"/>
                <w:sz w:val="22"/>
                <w:szCs w:val="22"/>
                <w:lang w:val="en-US"/>
              </w:rPr>
              <w:t>Experimental Variable</w:t>
            </w:r>
          </w:p>
        </w:tc>
        <w:tc>
          <w:tcPr>
            <w:tcW w:w="7515" w:type="dxa"/>
            <w:tcMar>
              <w:left w:w="105" w:type="dxa"/>
              <w:right w:w="105" w:type="dxa"/>
            </w:tcMar>
            <w:vAlign w:val="top"/>
          </w:tcPr>
          <w:p w:rsidR="06B4D76B" w:rsidP="238D70B0" w:rsidRDefault="06B4D76B" w14:paraId="0141C8D8" w14:textId="0BA260B7">
            <w:pPr>
              <w:spacing w:line="240" w:lineRule="auto"/>
              <w:rPr>
                <w:rFonts w:ascii="Arial" w:hAnsi="Arial" w:eastAsia="Arial" w:cs="Arial"/>
                <w:b w:val="0"/>
                <w:bCs w:val="0"/>
                <w:i w:val="0"/>
                <w:iCs w:val="0"/>
                <w:sz w:val="22"/>
                <w:szCs w:val="22"/>
              </w:rPr>
            </w:pPr>
            <w:r w:rsidRPr="238D70B0" w:rsidR="7229B1B4">
              <w:rPr>
                <w:rFonts w:ascii="Arial" w:hAnsi="Arial" w:eastAsia="Arial" w:cs="Arial"/>
                <w:b w:val="0"/>
                <w:bCs w:val="0"/>
                <w:i w:val="0"/>
                <w:iCs w:val="0"/>
                <w:sz w:val="22"/>
                <w:szCs w:val="22"/>
                <w:lang w:val="en-US"/>
              </w:rPr>
              <w:t>A factor that is changed or tested in an experiment (e.g., pH, temperature).</w:t>
            </w:r>
          </w:p>
        </w:tc>
      </w:tr>
      <w:tr w:rsidR="06B4D76B" w:rsidTr="238D70B0" w14:paraId="3BCCA8F6">
        <w:trPr>
          <w:trHeight w:val="300"/>
        </w:trPr>
        <w:tc>
          <w:tcPr>
            <w:tcW w:w="2205" w:type="dxa"/>
            <w:tcMar>
              <w:left w:w="105" w:type="dxa"/>
              <w:right w:w="105" w:type="dxa"/>
            </w:tcMar>
            <w:vAlign w:val="top"/>
          </w:tcPr>
          <w:p w:rsidR="06B4D76B" w:rsidP="238D70B0" w:rsidRDefault="06B4D76B" w14:paraId="50FA3619" w14:textId="5AC1CBB6">
            <w:pPr>
              <w:spacing w:line="240" w:lineRule="auto"/>
              <w:rPr>
                <w:rFonts w:ascii="Arial" w:hAnsi="Arial" w:eastAsia="Arial" w:cs="Arial"/>
                <w:b w:val="0"/>
                <w:bCs w:val="0"/>
                <w:i w:val="0"/>
                <w:iCs w:val="0"/>
                <w:sz w:val="22"/>
                <w:szCs w:val="22"/>
              </w:rPr>
            </w:pPr>
            <w:r w:rsidRPr="238D70B0" w:rsidR="7229B1B4">
              <w:rPr>
                <w:rFonts w:ascii="Arial" w:hAnsi="Arial" w:eastAsia="Arial" w:cs="Arial"/>
                <w:b w:val="0"/>
                <w:bCs w:val="0"/>
                <w:i w:val="0"/>
                <w:iCs w:val="0"/>
                <w:sz w:val="22"/>
                <w:szCs w:val="22"/>
                <w:lang w:val="en-US"/>
              </w:rPr>
              <w:t>Graphing</w:t>
            </w:r>
          </w:p>
        </w:tc>
        <w:tc>
          <w:tcPr>
            <w:tcW w:w="7515" w:type="dxa"/>
            <w:tcMar>
              <w:left w:w="105" w:type="dxa"/>
              <w:right w:w="105" w:type="dxa"/>
            </w:tcMar>
            <w:vAlign w:val="top"/>
          </w:tcPr>
          <w:p w:rsidR="06B4D76B" w:rsidP="238D70B0" w:rsidRDefault="06B4D76B" w14:paraId="6D0DAF78" w14:textId="1B0BA4D6">
            <w:pPr>
              <w:spacing w:line="240" w:lineRule="auto"/>
              <w:rPr>
                <w:rFonts w:ascii="Arial" w:hAnsi="Arial" w:eastAsia="Arial" w:cs="Arial"/>
                <w:b w:val="0"/>
                <w:bCs w:val="0"/>
                <w:i w:val="0"/>
                <w:iCs w:val="0"/>
                <w:sz w:val="22"/>
                <w:szCs w:val="22"/>
              </w:rPr>
            </w:pPr>
            <w:r w:rsidRPr="238D70B0" w:rsidR="7229B1B4">
              <w:rPr>
                <w:rFonts w:ascii="Arial" w:hAnsi="Arial" w:eastAsia="Arial" w:cs="Arial"/>
                <w:b w:val="0"/>
                <w:bCs w:val="0"/>
                <w:i w:val="0"/>
                <w:iCs w:val="0"/>
                <w:sz w:val="22"/>
                <w:szCs w:val="22"/>
                <w:lang w:val="en-US"/>
              </w:rPr>
              <w:t>The process of visually representing data to analyze trends.</w:t>
            </w:r>
          </w:p>
        </w:tc>
      </w:tr>
      <w:tr w:rsidR="06B4D76B" w:rsidTr="238D70B0" w14:paraId="01F63011">
        <w:trPr>
          <w:trHeight w:val="300"/>
        </w:trPr>
        <w:tc>
          <w:tcPr>
            <w:tcW w:w="2205" w:type="dxa"/>
            <w:tcMar>
              <w:left w:w="105" w:type="dxa"/>
              <w:right w:w="105" w:type="dxa"/>
            </w:tcMar>
            <w:vAlign w:val="top"/>
          </w:tcPr>
          <w:p w:rsidR="06B4D76B" w:rsidP="238D70B0" w:rsidRDefault="06B4D76B" w14:paraId="20C212AB" w14:textId="412236CC">
            <w:pPr>
              <w:spacing w:line="240" w:lineRule="auto"/>
              <w:rPr>
                <w:rFonts w:ascii="Arial" w:hAnsi="Arial" w:eastAsia="Arial" w:cs="Arial"/>
                <w:b w:val="0"/>
                <w:bCs w:val="0"/>
                <w:i w:val="0"/>
                <w:iCs w:val="0"/>
                <w:sz w:val="22"/>
                <w:szCs w:val="22"/>
              </w:rPr>
            </w:pPr>
            <w:r w:rsidRPr="238D70B0" w:rsidR="7229B1B4">
              <w:rPr>
                <w:rFonts w:ascii="Arial" w:hAnsi="Arial" w:eastAsia="Arial" w:cs="Arial"/>
                <w:b w:val="0"/>
                <w:bCs w:val="0"/>
                <w:i w:val="0"/>
                <w:iCs w:val="0"/>
                <w:sz w:val="22"/>
                <w:szCs w:val="22"/>
                <w:lang w:val="en-US"/>
              </w:rPr>
              <w:t>Hydrogen Peroxide (H2O2)</w:t>
            </w:r>
          </w:p>
        </w:tc>
        <w:tc>
          <w:tcPr>
            <w:tcW w:w="7515" w:type="dxa"/>
            <w:tcMar>
              <w:left w:w="105" w:type="dxa"/>
              <w:right w:w="105" w:type="dxa"/>
            </w:tcMar>
            <w:vAlign w:val="top"/>
          </w:tcPr>
          <w:p w:rsidR="06B4D76B" w:rsidP="238D70B0" w:rsidRDefault="06B4D76B" w14:paraId="75A096D3" w14:textId="52BAF3BF">
            <w:pPr>
              <w:spacing w:line="240" w:lineRule="auto"/>
              <w:rPr>
                <w:rFonts w:ascii="Arial" w:hAnsi="Arial" w:eastAsia="Arial" w:cs="Arial"/>
                <w:b w:val="0"/>
                <w:bCs w:val="0"/>
                <w:i w:val="0"/>
                <w:iCs w:val="0"/>
                <w:sz w:val="22"/>
                <w:szCs w:val="22"/>
              </w:rPr>
            </w:pPr>
            <w:r w:rsidRPr="238D70B0" w:rsidR="7229B1B4">
              <w:rPr>
                <w:rFonts w:ascii="Arial" w:hAnsi="Arial" w:eastAsia="Arial" w:cs="Arial"/>
                <w:b w:val="0"/>
                <w:bCs w:val="0"/>
                <w:i w:val="0"/>
                <w:iCs w:val="0"/>
                <w:sz w:val="22"/>
                <w:szCs w:val="22"/>
                <w:lang w:val="en-US"/>
              </w:rPr>
              <w:t>A chemical compound that serves as the substrate for peroxidase in this experiment.</w:t>
            </w:r>
          </w:p>
        </w:tc>
      </w:tr>
      <w:tr w:rsidR="06B4D76B" w:rsidTr="238D70B0" w14:paraId="1E55CE49">
        <w:trPr>
          <w:trHeight w:val="300"/>
        </w:trPr>
        <w:tc>
          <w:tcPr>
            <w:tcW w:w="2205" w:type="dxa"/>
            <w:tcMar>
              <w:left w:w="105" w:type="dxa"/>
              <w:right w:w="105" w:type="dxa"/>
            </w:tcMar>
            <w:vAlign w:val="top"/>
          </w:tcPr>
          <w:p w:rsidR="06B4D76B" w:rsidP="238D70B0" w:rsidRDefault="06B4D76B" w14:paraId="48F7DDE4" w14:textId="0DF5C156">
            <w:pPr>
              <w:spacing w:line="240" w:lineRule="auto"/>
              <w:rPr>
                <w:rFonts w:ascii="Arial" w:hAnsi="Arial" w:eastAsia="Arial" w:cs="Arial"/>
                <w:b w:val="0"/>
                <w:bCs w:val="0"/>
                <w:i w:val="0"/>
                <w:iCs w:val="0"/>
                <w:sz w:val="22"/>
                <w:szCs w:val="22"/>
              </w:rPr>
            </w:pPr>
            <w:r w:rsidRPr="238D70B0" w:rsidR="7229B1B4">
              <w:rPr>
                <w:rFonts w:ascii="Arial" w:hAnsi="Arial" w:eastAsia="Arial" w:cs="Arial"/>
                <w:b w:val="0"/>
                <w:bCs w:val="0"/>
                <w:i w:val="0"/>
                <w:iCs w:val="0"/>
                <w:sz w:val="22"/>
                <w:szCs w:val="22"/>
                <w:lang w:val="en-US"/>
              </w:rPr>
              <w:t>Inhibitor</w:t>
            </w:r>
          </w:p>
        </w:tc>
        <w:tc>
          <w:tcPr>
            <w:tcW w:w="7515" w:type="dxa"/>
            <w:tcMar>
              <w:left w:w="105" w:type="dxa"/>
              <w:right w:w="105" w:type="dxa"/>
            </w:tcMar>
            <w:vAlign w:val="top"/>
          </w:tcPr>
          <w:p w:rsidR="06B4D76B" w:rsidP="238D70B0" w:rsidRDefault="06B4D76B" w14:paraId="706367DB" w14:textId="4ECF0207">
            <w:pPr>
              <w:spacing w:line="240" w:lineRule="auto"/>
              <w:rPr>
                <w:rFonts w:ascii="Arial" w:hAnsi="Arial" w:eastAsia="Arial" w:cs="Arial"/>
                <w:b w:val="0"/>
                <w:bCs w:val="0"/>
                <w:i w:val="0"/>
                <w:iCs w:val="0"/>
                <w:sz w:val="22"/>
                <w:szCs w:val="22"/>
              </w:rPr>
            </w:pPr>
            <w:r w:rsidRPr="238D70B0" w:rsidR="7229B1B4">
              <w:rPr>
                <w:rFonts w:ascii="Arial" w:hAnsi="Arial" w:eastAsia="Arial" w:cs="Arial"/>
                <w:b w:val="0"/>
                <w:bCs w:val="0"/>
                <w:i w:val="0"/>
                <w:iCs w:val="0"/>
                <w:sz w:val="22"/>
                <w:szCs w:val="22"/>
                <w:lang w:val="en-US"/>
              </w:rPr>
              <w:t>A substance that decreases or stops enzyme activity.</w:t>
            </w:r>
          </w:p>
        </w:tc>
      </w:tr>
      <w:tr w:rsidR="06B4D76B" w:rsidTr="238D70B0" w14:paraId="0D469A26">
        <w:trPr>
          <w:trHeight w:val="300"/>
        </w:trPr>
        <w:tc>
          <w:tcPr>
            <w:tcW w:w="2205" w:type="dxa"/>
            <w:tcMar>
              <w:left w:w="105" w:type="dxa"/>
              <w:right w:w="105" w:type="dxa"/>
            </w:tcMar>
            <w:vAlign w:val="top"/>
          </w:tcPr>
          <w:p w:rsidR="06B4D76B" w:rsidP="238D70B0" w:rsidRDefault="06B4D76B" w14:paraId="5C78D50E" w14:textId="46649F69">
            <w:pPr>
              <w:spacing w:line="240" w:lineRule="auto"/>
              <w:rPr>
                <w:rFonts w:ascii="Arial" w:hAnsi="Arial" w:eastAsia="Arial" w:cs="Arial"/>
                <w:b w:val="0"/>
                <w:bCs w:val="0"/>
                <w:i w:val="0"/>
                <w:iCs w:val="0"/>
                <w:sz w:val="22"/>
                <w:szCs w:val="22"/>
              </w:rPr>
            </w:pPr>
            <w:r w:rsidRPr="238D70B0" w:rsidR="7229B1B4">
              <w:rPr>
                <w:rFonts w:ascii="Arial" w:hAnsi="Arial" w:eastAsia="Arial" w:cs="Arial"/>
                <w:b w:val="0"/>
                <w:bCs w:val="0"/>
                <w:i w:val="0"/>
                <w:iCs w:val="0"/>
                <w:sz w:val="22"/>
                <w:szCs w:val="22"/>
                <w:lang w:val="en-US"/>
              </w:rPr>
              <w:t>Optimal Conditions</w:t>
            </w:r>
          </w:p>
        </w:tc>
        <w:tc>
          <w:tcPr>
            <w:tcW w:w="7515" w:type="dxa"/>
            <w:tcMar>
              <w:left w:w="105" w:type="dxa"/>
              <w:right w:w="105" w:type="dxa"/>
            </w:tcMar>
            <w:vAlign w:val="top"/>
          </w:tcPr>
          <w:p w:rsidR="06B4D76B" w:rsidP="238D70B0" w:rsidRDefault="06B4D76B" w14:paraId="44298609" w14:textId="242344E5">
            <w:pPr>
              <w:spacing w:line="240" w:lineRule="auto"/>
              <w:rPr>
                <w:rFonts w:ascii="Arial" w:hAnsi="Arial" w:eastAsia="Arial" w:cs="Arial"/>
                <w:b w:val="0"/>
                <w:bCs w:val="0"/>
                <w:i w:val="0"/>
                <w:iCs w:val="0"/>
                <w:sz w:val="22"/>
                <w:szCs w:val="22"/>
              </w:rPr>
            </w:pPr>
            <w:r w:rsidRPr="238D70B0" w:rsidR="7229B1B4">
              <w:rPr>
                <w:rFonts w:ascii="Arial" w:hAnsi="Arial" w:eastAsia="Arial" w:cs="Arial"/>
                <w:b w:val="0"/>
                <w:bCs w:val="0"/>
                <w:i w:val="0"/>
                <w:iCs w:val="0"/>
                <w:sz w:val="22"/>
                <w:szCs w:val="22"/>
                <w:lang w:val="en-US"/>
              </w:rPr>
              <w:t>The specific conditions (temperature, pH, concentration) at which an enzyme works best.</w:t>
            </w:r>
          </w:p>
        </w:tc>
      </w:tr>
      <w:tr w:rsidR="06B4D76B" w:rsidTr="238D70B0" w14:paraId="33833741">
        <w:trPr>
          <w:trHeight w:val="300"/>
        </w:trPr>
        <w:tc>
          <w:tcPr>
            <w:tcW w:w="2205" w:type="dxa"/>
            <w:tcMar>
              <w:left w:w="105" w:type="dxa"/>
              <w:right w:w="105" w:type="dxa"/>
            </w:tcMar>
            <w:vAlign w:val="top"/>
          </w:tcPr>
          <w:p w:rsidR="06B4D76B" w:rsidP="238D70B0" w:rsidRDefault="06B4D76B" w14:paraId="52F6458B" w14:textId="2FDF0252">
            <w:pPr>
              <w:spacing w:line="240" w:lineRule="auto"/>
              <w:rPr>
                <w:rFonts w:ascii="Arial" w:hAnsi="Arial" w:eastAsia="Arial" w:cs="Arial"/>
                <w:b w:val="0"/>
                <w:bCs w:val="0"/>
                <w:i w:val="0"/>
                <w:iCs w:val="0"/>
                <w:sz w:val="22"/>
                <w:szCs w:val="22"/>
              </w:rPr>
            </w:pPr>
            <w:r w:rsidRPr="238D70B0" w:rsidR="7229B1B4">
              <w:rPr>
                <w:rFonts w:ascii="Arial" w:hAnsi="Arial" w:eastAsia="Arial" w:cs="Arial"/>
                <w:b w:val="0"/>
                <w:bCs w:val="0"/>
                <w:i w:val="0"/>
                <w:iCs w:val="0"/>
                <w:sz w:val="22"/>
                <w:szCs w:val="22"/>
                <w:lang w:val="en-US"/>
              </w:rPr>
              <w:t>pH</w:t>
            </w:r>
          </w:p>
        </w:tc>
        <w:tc>
          <w:tcPr>
            <w:tcW w:w="7515" w:type="dxa"/>
            <w:tcMar>
              <w:left w:w="105" w:type="dxa"/>
              <w:right w:w="105" w:type="dxa"/>
            </w:tcMar>
            <w:vAlign w:val="top"/>
          </w:tcPr>
          <w:p w:rsidR="06B4D76B" w:rsidP="238D70B0" w:rsidRDefault="06B4D76B" w14:paraId="0DCA7B56" w14:textId="3D16F21F">
            <w:pPr>
              <w:spacing w:line="240" w:lineRule="auto"/>
              <w:rPr>
                <w:rFonts w:ascii="Arial" w:hAnsi="Arial" w:eastAsia="Arial" w:cs="Arial"/>
                <w:b w:val="0"/>
                <w:bCs w:val="0"/>
                <w:i w:val="0"/>
                <w:iCs w:val="0"/>
                <w:sz w:val="22"/>
                <w:szCs w:val="22"/>
              </w:rPr>
            </w:pPr>
            <w:r w:rsidRPr="238D70B0" w:rsidR="7229B1B4">
              <w:rPr>
                <w:rFonts w:ascii="Arial" w:hAnsi="Arial" w:eastAsia="Arial" w:cs="Arial"/>
                <w:b w:val="0"/>
                <w:bCs w:val="0"/>
                <w:i w:val="0"/>
                <w:iCs w:val="0"/>
                <w:sz w:val="22"/>
                <w:szCs w:val="22"/>
                <w:lang w:val="en-US"/>
              </w:rPr>
              <w:t>A measure of how acidic or basic a solution is.</w:t>
            </w:r>
          </w:p>
        </w:tc>
      </w:tr>
      <w:tr w:rsidR="06B4D76B" w:rsidTr="238D70B0" w14:paraId="1366775C">
        <w:trPr>
          <w:trHeight w:val="300"/>
        </w:trPr>
        <w:tc>
          <w:tcPr>
            <w:tcW w:w="2205" w:type="dxa"/>
            <w:tcMar>
              <w:left w:w="105" w:type="dxa"/>
              <w:right w:w="105" w:type="dxa"/>
            </w:tcMar>
            <w:vAlign w:val="top"/>
          </w:tcPr>
          <w:p w:rsidR="06B4D76B" w:rsidP="238D70B0" w:rsidRDefault="06B4D76B" w14:paraId="45FF7ABA" w14:textId="6EA7E6D8">
            <w:pPr>
              <w:spacing w:line="240" w:lineRule="auto"/>
              <w:rPr>
                <w:rFonts w:ascii="Arial" w:hAnsi="Arial" w:eastAsia="Arial" w:cs="Arial"/>
                <w:b w:val="0"/>
                <w:bCs w:val="0"/>
                <w:i w:val="0"/>
                <w:iCs w:val="0"/>
                <w:sz w:val="22"/>
                <w:szCs w:val="22"/>
              </w:rPr>
            </w:pPr>
            <w:r w:rsidRPr="238D70B0" w:rsidR="7229B1B4">
              <w:rPr>
                <w:rFonts w:ascii="Arial" w:hAnsi="Arial" w:eastAsia="Arial" w:cs="Arial"/>
                <w:b w:val="0"/>
                <w:bCs w:val="0"/>
                <w:i w:val="0"/>
                <w:iCs w:val="0"/>
                <w:sz w:val="22"/>
                <w:szCs w:val="22"/>
                <w:lang w:val="en-US"/>
              </w:rPr>
              <w:t>Reaction Mixture</w:t>
            </w:r>
          </w:p>
        </w:tc>
        <w:tc>
          <w:tcPr>
            <w:tcW w:w="7515" w:type="dxa"/>
            <w:tcMar>
              <w:left w:w="105" w:type="dxa"/>
              <w:right w:w="105" w:type="dxa"/>
            </w:tcMar>
            <w:vAlign w:val="top"/>
          </w:tcPr>
          <w:p w:rsidR="06B4D76B" w:rsidP="238D70B0" w:rsidRDefault="06B4D76B" w14:paraId="1A3744BE" w14:textId="137A102C">
            <w:pPr>
              <w:spacing w:line="240" w:lineRule="auto"/>
              <w:rPr>
                <w:rFonts w:ascii="Arial" w:hAnsi="Arial" w:eastAsia="Arial" w:cs="Arial"/>
                <w:b w:val="0"/>
                <w:bCs w:val="0"/>
                <w:i w:val="0"/>
                <w:iCs w:val="0"/>
                <w:sz w:val="22"/>
                <w:szCs w:val="22"/>
              </w:rPr>
            </w:pPr>
            <w:r w:rsidRPr="238D70B0" w:rsidR="7229B1B4">
              <w:rPr>
                <w:rFonts w:ascii="Arial" w:hAnsi="Arial" w:eastAsia="Arial" w:cs="Arial"/>
                <w:b w:val="0"/>
                <w:bCs w:val="0"/>
                <w:i w:val="0"/>
                <w:iCs w:val="0"/>
                <w:sz w:val="22"/>
                <w:szCs w:val="22"/>
                <w:lang w:val="en-US"/>
              </w:rPr>
              <w:t>The combined solution of enzyme, substrate, and other components used in an experiment.</w:t>
            </w:r>
          </w:p>
        </w:tc>
      </w:tr>
      <w:tr w:rsidR="06B4D76B" w:rsidTr="238D70B0" w14:paraId="1A2B0A76">
        <w:trPr>
          <w:trHeight w:val="300"/>
        </w:trPr>
        <w:tc>
          <w:tcPr>
            <w:tcW w:w="2205" w:type="dxa"/>
            <w:tcMar>
              <w:left w:w="105" w:type="dxa"/>
              <w:right w:w="105" w:type="dxa"/>
            </w:tcMar>
            <w:vAlign w:val="top"/>
          </w:tcPr>
          <w:p w:rsidR="06B4D76B" w:rsidP="238D70B0" w:rsidRDefault="06B4D76B" w14:paraId="356BDD84" w14:textId="691006C6">
            <w:pPr>
              <w:spacing w:line="240" w:lineRule="auto"/>
              <w:rPr>
                <w:rFonts w:ascii="Arial" w:hAnsi="Arial" w:eastAsia="Arial" w:cs="Arial"/>
                <w:b w:val="0"/>
                <w:bCs w:val="0"/>
                <w:i w:val="0"/>
                <w:iCs w:val="0"/>
                <w:sz w:val="22"/>
                <w:szCs w:val="22"/>
              </w:rPr>
            </w:pPr>
            <w:r w:rsidRPr="238D70B0" w:rsidR="7229B1B4">
              <w:rPr>
                <w:rFonts w:ascii="Arial" w:hAnsi="Arial" w:eastAsia="Arial" w:cs="Arial"/>
                <w:b w:val="0"/>
                <w:bCs w:val="0"/>
                <w:i w:val="0"/>
                <w:iCs w:val="0"/>
                <w:sz w:val="22"/>
                <w:szCs w:val="22"/>
                <w:lang w:val="en-US"/>
              </w:rPr>
              <w:t>Reaction Rate</w:t>
            </w:r>
          </w:p>
        </w:tc>
        <w:tc>
          <w:tcPr>
            <w:tcW w:w="7515" w:type="dxa"/>
            <w:tcMar>
              <w:left w:w="105" w:type="dxa"/>
              <w:right w:w="105" w:type="dxa"/>
            </w:tcMar>
            <w:vAlign w:val="top"/>
          </w:tcPr>
          <w:p w:rsidR="06B4D76B" w:rsidP="238D70B0" w:rsidRDefault="06B4D76B" w14:paraId="27C417CD" w14:textId="72FCC1AE">
            <w:pPr>
              <w:spacing w:line="240" w:lineRule="auto"/>
              <w:rPr>
                <w:rFonts w:ascii="Arial" w:hAnsi="Arial" w:eastAsia="Arial" w:cs="Arial"/>
                <w:b w:val="0"/>
                <w:bCs w:val="0"/>
                <w:i w:val="0"/>
                <w:iCs w:val="0"/>
                <w:sz w:val="22"/>
                <w:szCs w:val="22"/>
              </w:rPr>
            </w:pPr>
            <w:r w:rsidRPr="238D70B0" w:rsidR="7229B1B4">
              <w:rPr>
                <w:rFonts w:ascii="Arial" w:hAnsi="Arial" w:eastAsia="Arial" w:cs="Arial"/>
                <w:b w:val="0"/>
                <w:bCs w:val="0"/>
                <w:i w:val="0"/>
                <w:iCs w:val="0"/>
                <w:sz w:val="22"/>
                <w:szCs w:val="22"/>
                <w:lang w:val="en-US"/>
              </w:rPr>
              <w:t>The speed at which reactants are converted into products.</w:t>
            </w:r>
          </w:p>
        </w:tc>
      </w:tr>
      <w:tr w:rsidR="06B4D76B" w:rsidTr="238D70B0" w14:paraId="10CA4433">
        <w:trPr>
          <w:trHeight w:val="300"/>
        </w:trPr>
        <w:tc>
          <w:tcPr>
            <w:tcW w:w="2205" w:type="dxa"/>
            <w:tcMar>
              <w:left w:w="105" w:type="dxa"/>
              <w:right w:w="105" w:type="dxa"/>
            </w:tcMar>
            <w:vAlign w:val="top"/>
          </w:tcPr>
          <w:p w:rsidR="06B4D76B" w:rsidP="238D70B0" w:rsidRDefault="06B4D76B" w14:paraId="63C04B28" w14:textId="3593004B">
            <w:pPr>
              <w:spacing w:line="240" w:lineRule="auto"/>
              <w:rPr>
                <w:rFonts w:ascii="Arial" w:hAnsi="Arial" w:eastAsia="Arial" w:cs="Arial"/>
                <w:b w:val="0"/>
                <w:bCs w:val="0"/>
                <w:i w:val="0"/>
                <w:iCs w:val="0"/>
                <w:sz w:val="22"/>
                <w:szCs w:val="22"/>
              </w:rPr>
            </w:pPr>
            <w:r w:rsidRPr="238D70B0" w:rsidR="7229B1B4">
              <w:rPr>
                <w:rFonts w:ascii="Arial" w:hAnsi="Arial" w:eastAsia="Arial" w:cs="Arial"/>
                <w:b w:val="0"/>
                <w:bCs w:val="0"/>
                <w:i w:val="0"/>
                <w:iCs w:val="0"/>
                <w:sz w:val="22"/>
                <w:szCs w:val="22"/>
                <w:lang w:val="en-US"/>
              </w:rPr>
              <w:t>Sampling Interval</w:t>
            </w:r>
          </w:p>
        </w:tc>
        <w:tc>
          <w:tcPr>
            <w:tcW w:w="7515" w:type="dxa"/>
            <w:tcMar>
              <w:left w:w="105" w:type="dxa"/>
              <w:right w:w="105" w:type="dxa"/>
            </w:tcMar>
            <w:vAlign w:val="top"/>
          </w:tcPr>
          <w:p w:rsidR="06B4D76B" w:rsidP="238D70B0" w:rsidRDefault="06B4D76B" w14:paraId="26C10BE1" w14:textId="717EC41D">
            <w:pPr>
              <w:spacing w:line="240" w:lineRule="auto"/>
              <w:rPr>
                <w:rFonts w:ascii="Arial" w:hAnsi="Arial" w:eastAsia="Arial" w:cs="Arial"/>
                <w:b w:val="0"/>
                <w:bCs w:val="0"/>
                <w:i w:val="0"/>
                <w:iCs w:val="0"/>
                <w:sz w:val="22"/>
                <w:szCs w:val="22"/>
              </w:rPr>
            </w:pPr>
            <w:r w:rsidRPr="238D70B0" w:rsidR="7229B1B4">
              <w:rPr>
                <w:rFonts w:ascii="Arial" w:hAnsi="Arial" w:eastAsia="Arial" w:cs="Arial"/>
                <w:b w:val="0"/>
                <w:bCs w:val="0"/>
                <w:i w:val="0"/>
                <w:iCs w:val="0"/>
                <w:sz w:val="22"/>
                <w:szCs w:val="22"/>
                <w:lang w:val="en-US"/>
              </w:rPr>
              <w:t>The time between each data collection point during an experiment.</w:t>
            </w:r>
          </w:p>
        </w:tc>
      </w:tr>
      <w:tr w:rsidR="06B4D76B" w:rsidTr="238D70B0" w14:paraId="425F2891">
        <w:trPr>
          <w:trHeight w:val="300"/>
        </w:trPr>
        <w:tc>
          <w:tcPr>
            <w:tcW w:w="2205" w:type="dxa"/>
            <w:tcMar>
              <w:left w:w="105" w:type="dxa"/>
              <w:right w:w="105" w:type="dxa"/>
            </w:tcMar>
            <w:vAlign w:val="top"/>
          </w:tcPr>
          <w:p w:rsidR="06B4D76B" w:rsidP="238D70B0" w:rsidRDefault="06B4D76B" w14:paraId="302750CF" w14:textId="2CEE6DEB">
            <w:pPr>
              <w:spacing w:line="240" w:lineRule="auto"/>
              <w:rPr>
                <w:rFonts w:ascii="Arial" w:hAnsi="Arial" w:eastAsia="Arial" w:cs="Arial"/>
                <w:b w:val="0"/>
                <w:bCs w:val="0"/>
                <w:i w:val="0"/>
                <w:iCs w:val="0"/>
                <w:sz w:val="22"/>
                <w:szCs w:val="22"/>
              </w:rPr>
            </w:pPr>
            <w:r w:rsidRPr="238D70B0" w:rsidR="7229B1B4">
              <w:rPr>
                <w:rFonts w:ascii="Arial" w:hAnsi="Arial" w:eastAsia="Arial" w:cs="Arial"/>
                <w:b w:val="0"/>
                <w:bCs w:val="0"/>
                <w:i w:val="0"/>
                <w:iCs w:val="0"/>
                <w:sz w:val="22"/>
                <w:szCs w:val="22"/>
                <w:lang w:val="en-US"/>
              </w:rPr>
              <w:t>Slope</w:t>
            </w:r>
          </w:p>
        </w:tc>
        <w:tc>
          <w:tcPr>
            <w:tcW w:w="7515" w:type="dxa"/>
            <w:tcMar>
              <w:left w:w="105" w:type="dxa"/>
              <w:right w:w="105" w:type="dxa"/>
            </w:tcMar>
            <w:vAlign w:val="top"/>
          </w:tcPr>
          <w:p w:rsidR="06B4D76B" w:rsidP="238D70B0" w:rsidRDefault="06B4D76B" w14:paraId="29B5C608" w14:textId="5625708A">
            <w:pPr>
              <w:spacing w:line="240" w:lineRule="auto"/>
              <w:rPr>
                <w:rFonts w:ascii="Arial" w:hAnsi="Arial" w:eastAsia="Arial" w:cs="Arial"/>
                <w:b w:val="0"/>
                <w:bCs w:val="0"/>
                <w:i w:val="0"/>
                <w:iCs w:val="0"/>
                <w:sz w:val="22"/>
                <w:szCs w:val="22"/>
              </w:rPr>
            </w:pPr>
            <w:r w:rsidRPr="238D70B0" w:rsidR="7229B1B4">
              <w:rPr>
                <w:rFonts w:ascii="Arial" w:hAnsi="Arial" w:eastAsia="Arial" w:cs="Arial"/>
                <w:b w:val="0"/>
                <w:bCs w:val="0"/>
                <w:i w:val="0"/>
                <w:iCs w:val="0"/>
                <w:sz w:val="22"/>
                <w:szCs w:val="22"/>
                <w:lang w:val="en-US"/>
              </w:rPr>
              <w:t>The rate of change in a graph, often used to determine reaction rate.</w:t>
            </w:r>
          </w:p>
        </w:tc>
      </w:tr>
      <w:tr w:rsidR="06B4D76B" w:rsidTr="238D70B0" w14:paraId="201D20E5">
        <w:trPr>
          <w:trHeight w:val="300"/>
        </w:trPr>
        <w:tc>
          <w:tcPr>
            <w:tcW w:w="2205" w:type="dxa"/>
            <w:tcMar>
              <w:left w:w="105" w:type="dxa"/>
              <w:right w:w="105" w:type="dxa"/>
            </w:tcMar>
            <w:vAlign w:val="top"/>
          </w:tcPr>
          <w:p w:rsidR="06B4D76B" w:rsidP="238D70B0" w:rsidRDefault="06B4D76B" w14:paraId="7995AB0E" w14:textId="3965FDFC">
            <w:pPr>
              <w:spacing w:line="240" w:lineRule="auto"/>
              <w:rPr>
                <w:rFonts w:ascii="Arial" w:hAnsi="Arial" w:eastAsia="Arial" w:cs="Arial"/>
                <w:b w:val="0"/>
                <w:bCs w:val="0"/>
                <w:i w:val="0"/>
                <w:iCs w:val="0"/>
                <w:sz w:val="22"/>
                <w:szCs w:val="22"/>
              </w:rPr>
            </w:pPr>
            <w:r w:rsidRPr="238D70B0" w:rsidR="7229B1B4">
              <w:rPr>
                <w:rFonts w:ascii="Arial" w:hAnsi="Arial" w:eastAsia="Arial" w:cs="Arial"/>
                <w:b w:val="0"/>
                <w:bCs w:val="0"/>
                <w:i w:val="0"/>
                <w:iCs w:val="0"/>
                <w:sz w:val="22"/>
                <w:szCs w:val="22"/>
                <w:lang w:val="en-US"/>
              </w:rPr>
              <w:t>Spectrophotometer</w:t>
            </w:r>
          </w:p>
        </w:tc>
        <w:tc>
          <w:tcPr>
            <w:tcW w:w="7515" w:type="dxa"/>
            <w:tcMar>
              <w:left w:w="105" w:type="dxa"/>
              <w:right w:w="105" w:type="dxa"/>
            </w:tcMar>
            <w:vAlign w:val="top"/>
          </w:tcPr>
          <w:p w:rsidR="06B4D76B" w:rsidP="238D70B0" w:rsidRDefault="06B4D76B" w14:paraId="4CA240AE" w14:textId="045C1BF5">
            <w:pPr>
              <w:spacing w:line="240" w:lineRule="auto"/>
              <w:rPr>
                <w:rFonts w:ascii="Arial" w:hAnsi="Arial" w:eastAsia="Arial" w:cs="Arial"/>
                <w:b w:val="0"/>
                <w:bCs w:val="0"/>
                <w:i w:val="0"/>
                <w:iCs w:val="0"/>
                <w:sz w:val="22"/>
                <w:szCs w:val="22"/>
              </w:rPr>
            </w:pPr>
            <w:r w:rsidRPr="238D70B0" w:rsidR="7229B1B4">
              <w:rPr>
                <w:rFonts w:ascii="Arial" w:hAnsi="Arial" w:eastAsia="Arial" w:cs="Arial"/>
                <w:b w:val="0"/>
                <w:bCs w:val="0"/>
                <w:i w:val="0"/>
                <w:iCs w:val="0"/>
                <w:sz w:val="22"/>
                <w:szCs w:val="22"/>
                <w:lang w:val="en-US"/>
              </w:rPr>
              <w:t>An instrument used to measure how much light a sample absorbs at a specific wavelength.</w:t>
            </w:r>
          </w:p>
        </w:tc>
      </w:tr>
      <w:tr w:rsidR="06B4D76B" w:rsidTr="238D70B0" w14:paraId="33428CA2">
        <w:trPr>
          <w:trHeight w:val="300"/>
        </w:trPr>
        <w:tc>
          <w:tcPr>
            <w:tcW w:w="2205" w:type="dxa"/>
            <w:tcMar>
              <w:left w:w="105" w:type="dxa"/>
              <w:right w:w="105" w:type="dxa"/>
            </w:tcMar>
            <w:vAlign w:val="top"/>
          </w:tcPr>
          <w:p w:rsidR="06B4D76B" w:rsidP="238D70B0" w:rsidRDefault="06B4D76B" w14:paraId="722E1E64" w14:textId="1E0E2F47">
            <w:pPr>
              <w:spacing w:line="240" w:lineRule="auto"/>
              <w:rPr>
                <w:rFonts w:ascii="Arial" w:hAnsi="Arial" w:eastAsia="Arial" w:cs="Arial"/>
                <w:b w:val="0"/>
                <w:bCs w:val="0"/>
                <w:i w:val="0"/>
                <w:iCs w:val="0"/>
                <w:sz w:val="22"/>
                <w:szCs w:val="22"/>
              </w:rPr>
            </w:pPr>
            <w:r w:rsidRPr="238D70B0" w:rsidR="7229B1B4">
              <w:rPr>
                <w:rFonts w:ascii="Arial" w:hAnsi="Arial" w:eastAsia="Arial" w:cs="Arial"/>
                <w:b w:val="0"/>
                <w:bCs w:val="0"/>
                <w:i w:val="0"/>
                <w:iCs w:val="0"/>
                <w:sz w:val="22"/>
                <w:szCs w:val="22"/>
                <w:lang w:val="en-US"/>
              </w:rPr>
              <w:t>Substrate</w:t>
            </w:r>
          </w:p>
        </w:tc>
        <w:tc>
          <w:tcPr>
            <w:tcW w:w="7515" w:type="dxa"/>
            <w:tcMar>
              <w:left w:w="105" w:type="dxa"/>
              <w:right w:w="105" w:type="dxa"/>
            </w:tcMar>
            <w:vAlign w:val="top"/>
          </w:tcPr>
          <w:p w:rsidR="06B4D76B" w:rsidP="238D70B0" w:rsidRDefault="06B4D76B" w14:paraId="15C5EE82" w14:textId="1793158C">
            <w:pPr>
              <w:spacing w:line="240" w:lineRule="auto"/>
              <w:rPr>
                <w:rFonts w:ascii="Arial" w:hAnsi="Arial" w:eastAsia="Arial" w:cs="Arial"/>
                <w:b w:val="0"/>
                <w:bCs w:val="0"/>
                <w:i w:val="0"/>
                <w:iCs w:val="0"/>
                <w:sz w:val="22"/>
                <w:szCs w:val="22"/>
              </w:rPr>
            </w:pPr>
            <w:r w:rsidRPr="238D70B0" w:rsidR="7229B1B4">
              <w:rPr>
                <w:rFonts w:ascii="Arial" w:hAnsi="Arial" w:eastAsia="Arial" w:cs="Arial"/>
                <w:b w:val="0"/>
                <w:bCs w:val="0"/>
                <w:i w:val="0"/>
                <w:iCs w:val="0"/>
                <w:sz w:val="22"/>
                <w:szCs w:val="22"/>
                <w:lang w:val="en-US"/>
              </w:rPr>
              <w:t>The molecule upon which an enzyme acts.</w:t>
            </w:r>
          </w:p>
        </w:tc>
      </w:tr>
      <w:tr w:rsidR="06B4D76B" w:rsidTr="238D70B0" w14:paraId="5818BD96">
        <w:trPr>
          <w:trHeight w:val="300"/>
        </w:trPr>
        <w:tc>
          <w:tcPr>
            <w:tcW w:w="2205" w:type="dxa"/>
            <w:tcMar>
              <w:left w:w="105" w:type="dxa"/>
              <w:right w:w="105" w:type="dxa"/>
            </w:tcMar>
            <w:vAlign w:val="top"/>
          </w:tcPr>
          <w:p w:rsidR="06B4D76B" w:rsidP="238D70B0" w:rsidRDefault="06B4D76B" w14:paraId="2C9A8D6B" w14:textId="702FBD01">
            <w:pPr>
              <w:spacing w:line="240" w:lineRule="auto"/>
              <w:rPr>
                <w:rFonts w:ascii="Arial" w:hAnsi="Arial" w:eastAsia="Arial" w:cs="Arial"/>
                <w:b w:val="0"/>
                <w:bCs w:val="0"/>
                <w:i w:val="0"/>
                <w:iCs w:val="0"/>
                <w:sz w:val="22"/>
                <w:szCs w:val="22"/>
              </w:rPr>
            </w:pPr>
            <w:r w:rsidRPr="238D70B0" w:rsidR="7229B1B4">
              <w:rPr>
                <w:rFonts w:ascii="Arial" w:hAnsi="Arial" w:eastAsia="Arial" w:cs="Arial"/>
                <w:b w:val="0"/>
                <w:bCs w:val="0"/>
                <w:i w:val="0"/>
                <w:iCs w:val="0"/>
                <w:sz w:val="22"/>
                <w:szCs w:val="22"/>
                <w:lang w:val="en-US"/>
              </w:rPr>
              <w:t>Substrate Concentration</w:t>
            </w:r>
          </w:p>
        </w:tc>
        <w:tc>
          <w:tcPr>
            <w:tcW w:w="7515" w:type="dxa"/>
            <w:tcMar>
              <w:left w:w="105" w:type="dxa"/>
              <w:right w:w="105" w:type="dxa"/>
            </w:tcMar>
            <w:vAlign w:val="top"/>
          </w:tcPr>
          <w:p w:rsidR="06B4D76B" w:rsidP="238D70B0" w:rsidRDefault="06B4D76B" w14:paraId="7D53942F" w14:textId="663994C4">
            <w:pPr>
              <w:spacing w:line="240" w:lineRule="auto"/>
              <w:rPr>
                <w:rFonts w:ascii="Arial" w:hAnsi="Arial" w:eastAsia="Arial" w:cs="Arial"/>
                <w:b w:val="0"/>
                <w:bCs w:val="0"/>
                <w:i w:val="0"/>
                <w:iCs w:val="0"/>
                <w:sz w:val="22"/>
                <w:szCs w:val="22"/>
              </w:rPr>
            </w:pPr>
            <w:r w:rsidRPr="238D70B0" w:rsidR="7229B1B4">
              <w:rPr>
                <w:rFonts w:ascii="Arial" w:hAnsi="Arial" w:eastAsia="Arial" w:cs="Arial"/>
                <w:b w:val="0"/>
                <w:bCs w:val="0"/>
                <w:i w:val="0"/>
                <w:iCs w:val="0"/>
                <w:sz w:val="22"/>
                <w:szCs w:val="22"/>
                <w:lang w:val="en-US"/>
              </w:rPr>
              <w:t>The amount of substrate available in a reaction, affecting reaction rate.</w:t>
            </w:r>
          </w:p>
        </w:tc>
      </w:tr>
      <w:tr w:rsidR="06B4D76B" w:rsidTr="238D70B0" w14:paraId="4264BD52">
        <w:trPr>
          <w:trHeight w:val="300"/>
        </w:trPr>
        <w:tc>
          <w:tcPr>
            <w:tcW w:w="2205" w:type="dxa"/>
            <w:tcMar>
              <w:left w:w="105" w:type="dxa"/>
              <w:right w:w="105" w:type="dxa"/>
            </w:tcMar>
            <w:vAlign w:val="top"/>
          </w:tcPr>
          <w:p w:rsidR="06B4D76B" w:rsidP="238D70B0" w:rsidRDefault="06B4D76B" w14:paraId="06B0D6CA" w14:textId="4505D4AF">
            <w:pPr>
              <w:spacing w:line="240" w:lineRule="auto"/>
              <w:rPr>
                <w:rFonts w:ascii="Arial" w:hAnsi="Arial" w:eastAsia="Arial" w:cs="Arial"/>
                <w:b w:val="0"/>
                <w:bCs w:val="0"/>
                <w:i w:val="0"/>
                <w:iCs w:val="0"/>
                <w:sz w:val="22"/>
                <w:szCs w:val="22"/>
              </w:rPr>
            </w:pPr>
            <w:r w:rsidRPr="238D70B0" w:rsidR="7229B1B4">
              <w:rPr>
                <w:rFonts w:ascii="Arial" w:hAnsi="Arial" w:eastAsia="Arial" w:cs="Arial"/>
                <w:b w:val="0"/>
                <w:bCs w:val="0"/>
                <w:i w:val="0"/>
                <w:iCs w:val="0"/>
                <w:sz w:val="22"/>
                <w:szCs w:val="22"/>
                <w:lang w:val="en-US"/>
              </w:rPr>
              <w:t>Temperature</w:t>
            </w:r>
          </w:p>
        </w:tc>
        <w:tc>
          <w:tcPr>
            <w:tcW w:w="7515" w:type="dxa"/>
            <w:tcMar>
              <w:left w:w="105" w:type="dxa"/>
              <w:right w:w="105" w:type="dxa"/>
            </w:tcMar>
            <w:vAlign w:val="top"/>
          </w:tcPr>
          <w:p w:rsidR="06B4D76B" w:rsidP="238D70B0" w:rsidRDefault="06B4D76B" w14:paraId="3E84A78A" w14:textId="0E8311CB">
            <w:pPr>
              <w:spacing w:line="240" w:lineRule="auto"/>
              <w:rPr>
                <w:rFonts w:ascii="Arial" w:hAnsi="Arial" w:eastAsia="Arial" w:cs="Arial"/>
                <w:b w:val="0"/>
                <w:bCs w:val="0"/>
                <w:i w:val="0"/>
                <w:iCs w:val="0"/>
                <w:sz w:val="22"/>
                <w:szCs w:val="22"/>
              </w:rPr>
            </w:pPr>
            <w:r w:rsidRPr="238D70B0" w:rsidR="7229B1B4">
              <w:rPr>
                <w:rFonts w:ascii="Arial" w:hAnsi="Arial" w:eastAsia="Arial" w:cs="Arial"/>
                <w:b w:val="0"/>
                <w:bCs w:val="0"/>
                <w:i w:val="0"/>
                <w:iCs w:val="0"/>
                <w:sz w:val="22"/>
                <w:szCs w:val="22"/>
                <w:lang w:val="en-US"/>
              </w:rPr>
              <w:t>A measure of heat that can influence enzyme activity and reaction rates.</w:t>
            </w:r>
          </w:p>
        </w:tc>
      </w:tr>
      <w:tr w:rsidR="06B4D76B" w:rsidTr="238D70B0" w14:paraId="204B6175">
        <w:trPr>
          <w:trHeight w:val="300"/>
        </w:trPr>
        <w:tc>
          <w:tcPr>
            <w:tcW w:w="2205" w:type="dxa"/>
            <w:tcMar>
              <w:left w:w="105" w:type="dxa"/>
              <w:right w:w="105" w:type="dxa"/>
            </w:tcMar>
            <w:vAlign w:val="top"/>
          </w:tcPr>
          <w:p w:rsidR="06B4D76B" w:rsidP="238D70B0" w:rsidRDefault="06B4D76B" w14:paraId="64690449" w14:textId="0E22DFB2">
            <w:pPr>
              <w:spacing w:line="240" w:lineRule="auto"/>
              <w:rPr>
                <w:rFonts w:ascii="Arial" w:hAnsi="Arial" w:eastAsia="Arial" w:cs="Arial"/>
                <w:b w:val="0"/>
                <w:bCs w:val="0"/>
                <w:i w:val="0"/>
                <w:iCs w:val="0"/>
                <w:sz w:val="22"/>
                <w:szCs w:val="22"/>
              </w:rPr>
            </w:pPr>
            <w:r w:rsidRPr="238D70B0" w:rsidR="7229B1B4">
              <w:rPr>
                <w:rFonts w:ascii="Arial" w:hAnsi="Arial" w:eastAsia="Arial" w:cs="Arial"/>
                <w:b w:val="0"/>
                <w:bCs w:val="0"/>
                <w:i w:val="0"/>
                <w:iCs w:val="0"/>
                <w:sz w:val="22"/>
                <w:szCs w:val="22"/>
                <w:lang w:val="en-US"/>
              </w:rPr>
              <w:t>Transmittance</w:t>
            </w:r>
          </w:p>
        </w:tc>
        <w:tc>
          <w:tcPr>
            <w:tcW w:w="7515" w:type="dxa"/>
            <w:tcMar>
              <w:left w:w="105" w:type="dxa"/>
              <w:right w:w="105" w:type="dxa"/>
            </w:tcMar>
            <w:vAlign w:val="top"/>
          </w:tcPr>
          <w:p w:rsidR="06B4D76B" w:rsidP="238D70B0" w:rsidRDefault="06B4D76B" w14:paraId="0F8C8D86" w14:textId="35779689">
            <w:pPr>
              <w:spacing w:line="240" w:lineRule="auto"/>
              <w:rPr>
                <w:rFonts w:ascii="Arial" w:hAnsi="Arial" w:eastAsia="Arial" w:cs="Arial"/>
                <w:b w:val="0"/>
                <w:bCs w:val="0"/>
                <w:i w:val="0"/>
                <w:iCs w:val="0"/>
                <w:sz w:val="22"/>
                <w:szCs w:val="22"/>
              </w:rPr>
            </w:pPr>
            <w:r w:rsidRPr="238D70B0" w:rsidR="7229B1B4">
              <w:rPr>
                <w:rFonts w:ascii="Arial" w:hAnsi="Arial" w:eastAsia="Arial" w:cs="Arial"/>
                <w:b w:val="0"/>
                <w:bCs w:val="0"/>
                <w:i w:val="0"/>
                <w:iCs w:val="0"/>
                <w:sz w:val="22"/>
                <w:szCs w:val="22"/>
                <w:lang w:val="en-US"/>
              </w:rPr>
              <w:t>The amount of light that passes through a sample.</w:t>
            </w:r>
          </w:p>
        </w:tc>
      </w:tr>
      <w:tr w:rsidR="06B4D76B" w:rsidTr="238D70B0" w14:paraId="76953A29">
        <w:trPr>
          <w:trHeight w:val="300"/>
        </w:trPr>
        <w:tc>
          <w:tcPr>
            <w:tcW w:w="2205" w:type="dxa"/>
            <w:tcMar>
              <w:left w:w="105" w:type="dxa"/>
              <w:right w:w="105" w:type="dxa"/>
            </w:tcMar>
            <w:vAlign w:val="top"/>
          </w:tcPr>
          <w:p w:rsidR="06B4D76B" w:rsidP="238D70B0" w:rsidRDefault="06B4D76B" w14:paraId="1E8A1C29" w14:textId="06522CFA">
            <w:pPr>
              <w:spacing w:line="240" w:lineRule="auto"/>
              <w:rPr>
                <w:rFonts w:ascii="Arial" w:hAnsi="Arial" w:eastAsia="Arial" w:cs="Arial"/>
                <w:b w:val="0"/>
                <w:bCs w:val="0"/>
                <w:i w:val="0"/>
                <w:iCs w:val="0"/>
                <w:sz w:val="22"/>
                <w:szCs w:val="22"/>
              </w:rPr>
            </w:pPr>
            <w:r w:rsidRPr="238D70B0" w:rsidR="7229B1B4">
              <w:rPr>
                <w:rFonts w:ascii="Arial" w:hAnsi="Arial" w:eastAsia="Arial" w:cs="Arial"/>
                <w:b w:val="0"/>
                <w:bCs w:val="0"/>
                <w:i w:val="0"/>
                <w:iCs w:val="0"/>
                <w:sz w:val="22"/>
                <w:szCs w:val="22"/>
                <w:lang w:val="en-US"/>
              </w:rPr>
              <w:t>Turnip Peroxidase</w:t>
            </w:r>
          </w:p>
        </w:tc>
        <w:tc>
          <w:tcPr>
            <w:tcW w:w="7515" w:type="dxa"/>
            <w:tcMar>
              <w:left w:w="105" w:type="dxa"/>
              <w:right w:w="105" w:type="dxa"/>
            </w:tcMar>
            <w:vAlign w:val="top"/>
          </w:tcPr>
          <w:p w:rsidR="06B4D76B" w:rsidP="238D70B0" w:rsidRDefault="06B4D76B" w14:paraId="0864607D" w14:textId="623ED3B9">
            <w:pPr>
              <w:spacing w:line="240" w:lineRule="auto"/>
              <w:rPr>
                <w:rFonts w:ascii="Arial" w:hAnsi="Arial" w:eastAsia="Arial" w:cs="Arial"/>
                <w:b w:val="0"/>
                <w:bCs w:val="0"/>
                <w:i w:val="0"/>
                <w:iCs w:val="0"/>
                <w:sz w:val="22"/>
                <w:szCs w:val="22"/>
              </w:rPr>
            </w:pPr>
            <w:r w:rsidRPr="238D70B0" w:rsidR="7229B1B4">
              <w:rPr>
                <w:rFonts w:ascii="Arial" w:hAnsi="Arial" w:eastAsia="Arial" w:cs="Arial"/>
                <w:b w:val="0"/>
                <w:bCs w:val="0"/>
                <w:i w:val="0"/>
                <w:iCs w:val="0"/>
                <w:sz w:val="22"/>
                <w:szCs w:val="22"/>
                <w:lang w:val="en-US"/>
              </w:rPr>
              <w:t>An enzyme extracted from turnips that catalyzes the breakdown of hydrogen peroxide.</w:t>
            </w:r>
          </w:p>
        </w:tc>
      </w:tr>
      <w:tr w:rsidR="06B4D76B" w:rsidTr="238D70B0" w14:paraId="540FE705">
        <w:trPr>
          <w:trHeight w:val="300"/>
        </w:trPr>
        <w:tc>
          <w:tcPr>
            <w:tcW w:w="2205" w:type="dxa"/>
            <w:tcMar>
              <w:left w:w="105" w:type="dxa"/>
              <w:right w:w="105" w:type="dxa"/>
            </w:tcMar>
            <w:vAlign w:val="top"/>
          </w:tcPr>
          <w:p w:rsidR="06B4D76B" w:rsidP="238D70B0" w:rsidRDefault="06B4D76B" w14:paraId="3B6FEDA2" w14:textId="296FDF51">
            <w:pPr>
              <w:spacing w:line="240" w:lineRule="auto"/>
              <w:rPr>
                <w:rFonts w:ascii="Arial" w:hAnsi="Arial" w:eastAsia="Arial" w:cs="Arial"/>
                <w:b w:val="0"/>
                <w:bCs w:val="0"/>
                <w:i w:val="0"/>
                <w:iCs w:val="0"/>
                <w:sz w:val="22"/>
                <w:szCs w:val="22"/>
              </w:rPr>
            </w:pPr>
            <w:r w:rsidRPr="238D70B0" w:rsidR="7229B1B4">
              <w:rPr>
                <w:rFonts w:ascii="Arial" w:hAnsi="Arial" w:eastAsia="Arial" w:cs="Arial"/>
                <w:b w:val="0"/>
                <w:bCs w:val="0"/>
                <w:i w:val="0"/>
                <w:iCs w:val="0"/>
                <w:sz w:val="22"/>
                <w:szCs w:val="22"/>
                <w:lang w:val="en-US"/>
              </w:rPr>
              <w:t>Wavelength</w:t>
            </w:r>
          </w:p>
        </w:tc>
        <w:tc>
          <w:tcPr>
            <w:tcW w:w="7515" w:type="dxa"/>
            <w:tcMar>
              <w:left w:w="105" w:type="dxa"/>
              <w:right w:w="105" w:type="dxa"/>
            </w:tcMar>
            <w:vAlign w:val="top"/>
          </w:tcPr>
          <w:p w:rsidR="06B4D76B" w:rsidP="238D70B0" w:rsidRDefault="06B4D76B" w14:paraId="0E7651CC" w14:textId="413E3745">
            <w:pPr>
              <w:spacing w:line="240" w:lineRule="auto"/>
              <w:rPr>
                <w:rFonts w:ascii="Arial" w:hAnsi="Arial" w:eastAsia="Arial" w:cs="Arial"/>
                <w:b w:val="0"/>
                <w:bCs w:val="0"/>
                <w:i w:val="0"/>
                <w:iCs w:val="0"/>
                <w:sz w:val="22"/>
                <w:szCs w:val="22"/>
              </w:rPr>
            </w:pPr>
            <w:r w:rsidRPr="238D70B0" w:rsidR="7229B1B4">
              <w:rPr>
                <w:rFonts w:ascii="Arial" w:hAnsi="Arial" w:eastAsia="Arial" w:cs="Arial"/>
                <w:b w:val="0"/>
                <w:bCs w:val="0"/>
                <w:i w:val="0"/>
                <w:iCs w:val="0"/>
                <w:sz w:val="22"/>
                <w:szCs w:val="22"/>
                <w:lang w:val="en-US"/>
              </w:rPr>
              <w:t>The distance between peaks of light waves, measured in nanometers, used in absorbance readings.</w:t>
            </w:r>
          </w:p>
        </w:tc>
      </w:tr>
    </w:tbl>
    <w:p w:rsidR="06B4D76B" w:rsidP="238D70B0" w:rsidRDefault="06B4D76B" w14:paraId="767B2A55" w14:textId="07D22A8A">
      <w:pPr>
        <w:bidi w:val="0"/>
        <w:rPr>
          <w:rFonts w:ascii="Arial" w:hAnsi="Arial" w:eastAsia="Arial" w:cs="Arial"/>
          <w:b w:val="0"/>
          <w:bCs w:val="0"/>
          <w:i w:val="0"/>
          <w:iCs w:val="0"/>
          <w:caps w:val="0"/>
          <w:smallCaps w:val="0"/>
          <w:noProof/>
          <w:color w:val="000000" w:themeColor="text1" w:themeTint="FF" w:themeShade="FF"/>
          <w:sz w:val="22"/>
          <w:szCs w:val="22"/>
          <w:lang w:val="en-US"/>
        </w:rPr>
      </w:pPr>
    </w:p>
    <w:p w:rsidR="06B4D76B" w:rsidP="238D70B0" w:rsidRDefault="06B4D76B" w14:paraId="2373AF99" w14:textId="53BE8D95">
      <w:pPr>
        <w:spacing w:before="240" w:after="0"/>
        <w:rPr>
          <w:rFonts w:ascii="Arial" w:hAnsi="Arial" w:eastAsia="Arial" w:cs="Arial"/>
          <w:b w:val="1"/>
          <w:bCs w:val="1"/>
          <w:noProof/>
          <w:sz w:val="30"/>
          <w:szCs w:val="30"/>
        </w:rPr>
      </w:pPr>
    </w:p>
    <w:p w:rsidR="05A03B44" w:rsidP="00AC7E4E" w:rsidRDefault="05A03B44" w14:paraId="78683DAC" w14:textId="5F6F462B">
      <w:pPr>
        <w:pStyle w:val="Heading2"/>
        <w:spacing w:line="300" w:lineRule="auto"/>
        <w:rPr>
          <w:rFonts w:ascii="Arial" w:hAnsi="Arial" w:eastAsia="Arial" w:cs="Arial"/>
          <w:b w:val="1"/>
          <w:bCs w:val="1"/>
          <w:i w:val="0"/>
          <w:iCs w:val="0"/>
          <w:noProof/>
          <w:sz w:val="28"/>
          <w:szCs w:val="28"/>
          <w:lang w:val="en-US"/>
        </w:rPr>
      </w:pPr>
      <w:r w:rsidRPr="00AC7E4E" w:rsidR="05A03B44">
        <w:rPr>
          <w:rFonts w:ascii="Arial" w:hAnsi="Arial" w:eastAsia="Arial" w:cs="Arial"/>
          <w:b w:val="1"/>
          <w:bCs w:val="1"/>
          <w:i w:val="0"/>
          <w:iCs w:val="0"/>
          <w:noProof/>
          <w:sz w:val="28"/>
          <w:szCs w:val="28"/>
          <w:lang w:val="en-US"/>
        </w:rPr>
        <w:t>Acknowledgment of Use</w:t>
      </w:r>
    </w:p>
    <w:p w:rsidR="05A03B44" w:rsidP="00AC7E4E" w:rsidRDefault="05A03B44" w14:paraId="78946A9F" w14:textId="5E5EF5EE">
      <w:pPr>
        <w:spacing w:line="300" w:lineRule="auto"/>
        <w:rPr>
          <w:rFonts w:ascii="Arial" w:hAnsi="Arial" w:eastAsia="Arial" w:cs="Arial"/>
          <w:b w:val="0"/>
          <w:bCs w:val="0"/>
          <w:i w:val="0"/>
          <w:iCs w:val="0"/>
          <w:noProof/>
          <w:sz w:val="22"/>
          <w:szCs w:val="22"/>
          <w:lang w:val="en-US"/>
        </w:rPr>
      </w:pPr>
      <w:r w:rsidRPr="00AC7E4E" w:rsidR="05A03B44">
        <w:rPr>
          <w:rFonts w:ascii="Arial" w:hAnsi="Arial" w:eastAsia="Arial" w:cs="Arial"/>
          <w:b w:val="0"/>
          <w:bCs w:val="0"/>
          <w:i w:val="0"/>
          <w:iCs w:val="0"/>
          <w:noProof/>
          <w:sz w:val="22"/>
          <w:szCs w:val="22"/>
          <w:lang w:val="en-US"/>
        </w:rPr>
        <w:t>Portions of this laboratory exercise were developed using and adapted from previously published educational resources. The authors gratefully acknowledge the contributions of the following works:</w:t>
      </w:r>
    </w:p>
    <w:p w:rsidR="05A03B44" w:rsidP="00AC7E4E" w:rsidRDefault="05A03B44" w14:paraId="513BA0A5" w14:textId="3F9B51E0">
      <w:pPr>
        <w:spacing w:line="300" w:lineRule="auto"/>
        <w:rPr>
          <w:rFonts w:ascii="Arial" w:hAnsi="Arial" w:eastAsia="Arial" w:cs="Arial"/>
          <w:sz w:val="22"/>
          <w:szCs w:val="22"/>
        </w:rPr>
      </w:pPr>
      <w:r w:rsidRPr="00AC7E4E" w:rsidR="05A03B44">
        <w:rPr>
          <w:rFonts w:ascii="Arial" w:hAnsi="Arial" w:eastAsia="Arial" w:cs="Arial"/>
          <w:b w:val="0"/>
          <w:bCs w:val="0"/>
          <w:i w:val="0"/>
          <w:iCs w:val="0"/>
          <w:noProof/>
          <w:sz w:val="22"/>
          <w:szCs w:val="22"/>
          <w:lang w:val="en-US"/>
        </w:rPr>
        <w:t xml:space="preserve">The </w:t>
      </w:r>
      <w:r w:rsidRPr="00AC7E4E" w:rsidR="05A03B44">
        <w:rPr>
          <w:rFonts w:ascii="Arial" w:hAnsi="Arial" w:eastAsia="Arial" w:cs="Arial"/>
          <w:b w:val="1"/>
          <w:bCs w:val="1"/>
          <w:i w:val="0"/>
          <w:iCs w:val="0"/>
          <w:noProof/>
          <w:sz w:val="22"/>
          <w:szCs w:val="22"/>
          <w:lang w:val="en-US"/>
        </w:rPr>
        <w:t>Enzyme Activity Guided Inquiry Lab: Turnip Peroxidase</w:t>
      </w:r>
      <w:r w:rsidRPr="00AC7E4E" w:rsidR="05A03B44">
        <w:rPr>
          <w:rFonts w:ascii="Arial" w:hAnsi="Arial" w:eastAsia="Arial" w:cs="Arial"/>
          <w:b w:val="0"/>
          <w:bCs w:val="0"/>
          <w:i w:val="0"/>
          <w:iCs w:val="0"/>
          <w:noProof/>
          <w:sz w:val="22"/>
          <w:szCs w:val="22"/>
          <w:lang w:val="en-US"/>
        </w:rPr>
        <w:t xml:space="preserve"> (2018), developed by Flinn Scientific Inc., provided foundational concepts and methodological approaches that informed the design of this laboratory activity. This resource was retrieved from: </w:t>
      </w:r>
      <w:hyperlink r:id="Rdb12ead12c9040f1">
        <w:r w:rsidRPr="00AC7E4E" w:rsidR="05A03B44">
          <w:rPr>
            <w:rStyle w:val="Hyperlink"/>
            <w:rFonts w:ascii="Arial" w:hAnsi="Arial" w:eastAsia="Arial" w:cs="Arial"/>
            <w:b w:val="0"/>
            <w:bCs w:val="0"/>
            <w:i w:val="0"/>
            <w:iCs w:val="0"/>
            <w:noProof/>
            <w:sz w:val="22"/>
            <w:szCs w:val="22"/>
            <w:lang w:val="en-US"/>
          </w:rPr>
          <w:t>https://www.flinnsci.com/api/library/Download/c72433f3c1c4436ebec63bd06bee4768</w:t>
        </w:r>
      </w:hyperlink>
    </w:p>
    <w:p w:rsidR="05A03B44" w:rsidP="00AC7E4E" w:rsidRDefault="05A03B44" w14:paraId="72B4EE17" w14:textId="7FC6B2B4">
      <w:pPr>
        <w:spacing w:line="300" w:lineRule="auto"/>
        <w:rPr>
          <w:rFonts w:ascii="Arial" w:hAnsi="Arial" w:eastAsia="Arial" w:cs="Arial"/>
          <w:b w:val="0"/>
          <w:bCs w:val="0"/>
          <w:i w:val="0"/>
          <w:iCs w:val="0"/>
          <w:noProof/>
          <w:sz w:val="22"/>
          <w:szCs w:val="22"/>
          <w:lang w:val="en-US"/>
        </w:rPr>
      </w:pPr>
      <w:r w:rsidRPr="00AC7E4E" w:rsidR="05A03B44">
        <w:rPr>
          <w:rFonts w:ascii="Arial" w:hAnsi="Arial" w:eastAsia="Arial" w:cs="Arial"/>
          <w:b w:val="0"/>
          <w:bCs w:val="0"/>
          <w:i w:val="0"/>
          <w:iCs w:val="0"/>
          <w:noProof/>
          <w:sz w:val="22"/>
          <w:szCs w:val="22"/>
          <w:lang w:val="en-US"/>
        </w:rPr>
        <w:t>Conceptual and instructional elements were also informed by:</w:t>
      </w:r>
    </w:p>
    <w:p w:rsidR="05A03B44" w:rsidP="00AC7E4E" w:rsidRDefault="05A03B44" w14:paraId="6B8255A5" w14:textId="3B794BA8">
      <w:pPr>
        <w:pStyle w:val="ListParagraph"/>
        <w:numPr>
          <w:ilvl w:val="0"/>
          <w:numId w:val="35"/>
        </w:numPr>
        <w:spacing w:before="0" w:beforeAutospacing="off" w:after="0" w:afterAutospacing="off" w:line="300" w:lineRule="auto"/>
        <w:rPr>
          <w:rFonts w:ascii="Arial" w:hAnsi="Arial" w:eastAsia="Arial" w:cs="Arial"/>
          <w:b w:val="0"/>
          <w:bCs w:val="0"/>
          <w:i w:val="0"/>
          <w:iCs w:val="0"/>
          <w:noProof/>
          <w:sz w:val="22"/>
          <w:szCs w:val="22"/>
          <w:lang w:val="en-US"/>
        </w:rPr>
      </w:pPr>
      <w:r w:rsidRPr="00AC7E4E" w:rsidR="05A03B44">
        <w:rPr>
          <w:rFonts w:ascii="Arial" w:hAnsi="Arial" w:eastAsia="Arial" w:cs="Arial"/>
          <w:b w:val="0"/>
          <w:bCs w:val="0"/>
          <w:i w:val="0"/>
          <w:iCs w:val="0"/>
          <w:noProof/>
          <w:sz w:val="22"/>
          <w:szCs w:val="22"/>
          <w:lang w:val="en-US"/>
        </w:rPr>
        <w:t xml:space="preserve">Pitkin, R. (1992). </w:t>
      </w:r>
      <w:r w:rsidRPr="00AC7E4E" w:rsidR="05A03B44">
        <w:rPr>
          <w:rFonts w:ascii="Arial" w:hAnsi="Arial" w:eastAsia="Arial" w:cs="Arial"/>
          <w:b w:val="0"/>
          <w:bCs w:val="0"/>
          <w:i w:val="1"/>
          <w:iCs w:val="1"/>
          <w:noProof/>
          <w:sz w:val="22"/>
          <w:szCs w:val="22"/>
          <w:lang w:val="en-US"/>
        </w:rPr>
        <w:t>Enzyme investigations for introductory courses</w:t>
      </w:r>
      <w:r w:rsidRPr="00AC7E4E" w:rsidR="05A03B44">
        <w:rPr>
          <w:rFonts w:ascii="Arial" w:hAnsi="Arial" w:eastAsia="Arial" w:cs="Arial"/>
          <w:b w:val="0"/>
          <w:bCs w:val="0"/>
          <w:i w:val="0"/>
          <w:iCs w:val="0"/>
          <w:noProof/>
          <w:sz w:val="22"/>
          <w:szCs w:val="22"/>
          <w:lang w:val="en-US"/>
        </w:rPr>
        <w:t xml:space="preserve">, in </w:t>
      </w:r>
      <w:r w:rsidRPr="00AC7E4E" w:rsidR="05A03B44">
        <w:rPr>
          <w:rFonts w:ascii="Arial" w:hAnsi="Arial" w:eastAsia="Arial" w:cs="Arial"/>
          <w:b w:val="1"/>
          <w:bCs w:val="1"/>
          <w:i w:val="0"/>
          <w:iCs w:val="0"/>
          <w:noProof/>
          <w:sz w:val="22"/>
          <w:szCs w:val="22"/>
          <w:lang w:val="en-US"/>
        </w:rPr>
        <w:t>Tested Studies for Laboratory Teaching</w:t>
      </w:r>
      <w:r w:rsidRPr="00AC7E4E" w:rsidR="05A03B44">
        <w:rPr>
          <w:rFonts w:ascii="Arial" w:hAnsi="Arial" w:eastAsia="Arial" w:cs="Arial"/>
          <w:b w:val="0"/>
          <w:bCs w:val="0"/>
          <w:i w:val="0"/>
          <w:iCs w:val="0"/>
          <w:noProof/>
          <w:sz w:val="22"/>
          <w:szCs w:val="22"/>
          <w:lang w:val="en-US"/>
        </w:rPr>
        <w:t>, Vol. 13 (C. A. Goldman, Ed.), Proceedings of the 13th Workshop/Conference of the Association for Biology Laboratory Education (ABLE).</w:t>
      </w:r>
    </w:p>
    <w:p w:rsidR="00AC7E4E" w:rsidP="00AC7E4E" w:rsidRDefault="00AC7E4E" w14:paraId="413EDC77" w14:textId="165D58FB">
      <w:pPr>
        <w:pStyle w:val="ListParagraph"/>
        <w:spacing w:before="0" w:beforeAutospacing="off" w:after="0" w:afterAutospacing="off" w:line="300" w:lineRule="auto"/>
        <w:ind w:left="720"/>
        <w:rPr>
          <w:rFonts w:ascii="Arial" w:hAnsi="Arial" w:eastAsia="Arial" w:cs="Arial"/>
          <w:b w:val="0"/>
          <w:bCs w:val="0"/>
          <w:i w:val="0"/>
          <w:iCs w:val="0"/>
          <w:noProof/>
          <w:sz w:val="22"/>
          <w:szCs w:val="22"/>
          <w:lang w:val="en-US"/>
        </w:rPr>
      </w:pPr>
    </w:p>
    <w:p w:rsidR="05A03B44" w:rsidP="00AC7E4E" w:rsidRDefault="05A03B44" w14:paraId="7481381F" w14:textId="2D2D5283">
      <w:pPr>
        <w:spacing w:line="300" w:lineRule="auto"/>
        <w:rPr>
          <w:rFonts w:ascii="Arial" w:hAnsi="Arial" w:eastAsia="Arial" w:cs="Arial"/>
          <w:b w:val="0"/>
          <w:bCs w:val="0"/>
          <w:i w:val="0"/>
          <w:iCs w:val="0"/>
          <w:noProof/>
          <w:sz w:val="22"/>
          <w:szCs w:val="22"/>
          <w:lang w:val="en-US"/>
        </w:rPr>
      </w:pPr>
      <w:r w:rsidRPr="00AC7E4E" w:rsidR="05A03B44">
        <w:rPr>
          <w:rFonts w:ascii="Arial" w:hAnsi="Arial" w:eastAsia="Arial" w:cs="Arial"/>
          <w:b w:val="0"/>
          <w:bCs w:val="0"/>
          <w:i w:val="0"/>
          <w:iCs w:val="0"/>
          <w:noProof/>
          <w:sz w:val="22"/>
          <w:szCs w:val="22"/>
          <w:lang w:val="en-US"/>
        </w:rPr>
        <w:t>Additional material was adapted from:</w:t>
      </w:r>
    </w:p>
    <w:p w:rsidR="05A03B44" w:rsidP="00AC7E4E" w:rsidRDefault="05A03B44" w14:paraId="013C5A8B" w14:textId="7A05AA7A">
      <w:pPr>
        <w:pStyle w:val="ListParagraph"/>
        <w:numPr>
          <w:ilvl w:val="0"/>
          <w:numId w:val="36"/>
        </w:numPr>
        <w:spacing w:before="0" w:beforeAutospacing="off" w:after="0" w:afterAutospacing="off" w:line="300" w:lineRule="auto"/>
        <w:rPr>
          <w:rFonts w:ascii="Arial" w:hAnsi="Arial" w:eastAsia="Arial" w:cs="Arial"/>
          <w:b w:val="0"/>
          <w:bCs w:val="0"/>
          <w:i w:val="0"/>
          <w:iCs w:val="0"/>
          <w:noProof/>
          <w:sz w:val="22"/>
          <w:szCs w:val="22"/>
          <w:lang w:val="en-US"/>
        </w:rPr>
      </w:pPr>
      <w:r w:rsidRPr="00AC7E4E" w:rsidR="05A03B44">
        <w:rPr>
          <w:rFonts w:ascii="Arial" w:hAnsi="Arial" w:eastAsia="Arial" w:cs="Arial"/>
          <w:b w:val="0"/>
          <w:bCs w:val="0"/>
          <w:i w:val="0"/>
          <w:iCs w:val="0"/>
          <w:noProof/>
          <w:sz w:val="22"/>
          <w:szCs w:val="22"/>
          <w:lang w:val="en-US"/>
        </w:rPr>
        <w:t xml:space="preserve">Kilbourne, J., &amp; Montgomery, L. (2009). </w:t>
      </w:r>
      <w:r w:rsidRPr="00AC7E4E" w:rsidR="05A03B44">
        <w:rPr>
          <w:rFonts w:ascii="Arial" w:hAnsi="Arial" w:eastAsia="Arial" w:cs="Arial"/>
          <w:b w:val="0"/>
          <w:bCs w:val="0"/>
          <w:i w:val="1"/>
          <w:iCs w:val="1"/>
          <w:noProof/>
          <w:sz w:val="22"/>
          <w:szCs w:val="22"/>
          <w:lang w:val="en-US"/>
        </w:rPr>
        <w:t>Laboratory investigations for BIOL 110</w:t>
      </w:r>
      <w:r w:rsidRPr="00AC7E4E" w:rsidR="05A03B44">
        <w:rPr>
          <w:rFonts w:ascii="Arial" w:hAnsi="Arial" w:eastAsia="Arial" w:cs="Arial"/>
          <w:b w:val="0"/>
          <w:bCs w:val="0"/>
          <w:i w:val="0"/>
          <w:iCs w:val="0"/>
          <w:noProof/>
          <w:sz w:val="22"/>
          <w:szCs w:val="22"/>
          <w:lang w:val="en-US"/>
        </w:rPr>
        <w:t xml:space="preserve"> (pp. 59–75). Kendall Hunt Publishing Company. This material has been used with permission; further reproduction is subject to the original copyright.</w:t>
      </w:r>
    </w:p>
    <w:p w:rsidR="00AC7E4E" w:rsidP="00AC7E4E" w:rsidRDefault="00AC7E4E" w14:paraId="3F746EAF" w14:textId="20951CBD">
      <w:pPr>
        <w:pStyle w:val="ListParagraph"/>
        <w:spacing w:before="0" w:beforeAutospacing="off" w:after="0" w:afterAutospacing="off" w:line="300" w:lineRule="auto"/>
        <w:ind w:left="720"/>
        <w:rPr>
          <w:rFonts w:ascii="Arial" w:hAnsi="Arial" w:eastAsia="Arial" w:cs="Arial"/>
          <w:b w:val="0"/>
          <w:bCs w:val="0"/>
          <w:i w:val="0"/>
          <w:iCs w:val="0"/>
          <w:noProof/>
          <w:sz w:val="22"/>
          <w:szCs w:val="22"/>
          <w:lang w:val="en-US"/>
        </w:rPr>
      </w:pPr>
    </w:p>
    <w:p w:rsidR="05A03B44" w:rsidP="00AC7E4E" w:rsidRDefault="05A03B44" w14:paraId="0DD98FCC" w14:textId="2DB5ACB6">
      <w:pPr>
        <w:spacing w:line="300" w:lineRule="auto"/>
        <w:rPr>
          <w:rFonts w:ascii="Arial" w:hAnsi="Arial" w:eastAsia="Arial" w:cs="Arial"/>
          <w:b w:val="0"/>
          <w:bCs w:val="0"/>
          <w:i w:val="0"/>
          <w:iCs w:val="0"/>
          <w:noProof/>
          <w:sz w:val="22"/>
          <w:szCs w:val="22"/>
          <w:lang w:val="en-US"/>
        </w:rPr>
      </w:pPr>
      <w:r w:rsidRPr="00AC7E4E" w:rsidR="05A03B44">
        <w:rPr>
          <w:rFonts w:ascii="Arial" w:hAnsi="Arial" w:eastAsia="Arial" w:cs="Arial"/>
          <w:b w:val="0"/>
          <w:bCs w:val="0"/>
          <w:i w:val="0"/>
          <w:iCs w:val="0"/>
          <w:noProof/>
          <w:sz w:val="22"/>
          <w:szCs w:val="22"/>
          <w:lang w:val="en-US"/>
        </w:rPr>
        <w:t>These resources have been modified, reorganized, and integrated for instructional use in this laboratory manual. Any errors, omissions, or interpretations are the responsibility of the author.</w:t>
      </w:r>
    </w:p>
    <w:p w:rsidRPr="00EB5379" w:rsidR="00EB5379" w:rsidP="238D70B0" w:rsidRDefault="00EB5379" w14:paraId="711A71EB" w14:textId="60D0CC42">
      <w:pPr>
        <w:rPr>
          <w:rFonts w:ascii="Arial" w:hAnsi="Arial" w:eastAsia="Arial" w:cs="Arial"/>
          <w:noProof/>
          <w:sz w:val="24"/>
          <w:szCs w:val="24"/>
        </w:rPr>
      </w:pPr>
    </w:p>
    <w:sectPr w:rsidRPr="00EB5379" w:rsidR="00EB5379" w:rsidSect="00E5016D">
      <w:type w:val="continuous"/>
      <w:pgSz w:w="12240" w:h="15840" w:orient="portrait"/>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C31DA" w:rsidP="00C134A3" w:rsidRDefault="00AC31DA" w14:paraId="57610133" w14:textId="77777777">
      <w:pPr>
        <w:spacing w:after="0" w:line="240" w:lineRule="auto"/>
      </w:pPr>
      <w:r>
        <w:separator/>
      </w:r>
    </w:p>
  </w:endnote>
  <w:endnote w:type="continuationSeparator" w:id="0">
    <w:p w:rsidR="00AC31DA" w:rsidP="00C134A3" w:rsidRDefault="00AC31DA" w14:paraId="77AE0E3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90B5A" w:rsidRDefault="00790B5A" w14:paraId="26EBC07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90B5A" w:rsidRDefault="00790B5A" w14:paraId="7D657983"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90B5A" w:rsidRDefault="00790B5A" w14:paraId="51001D93"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C31DA" w:rsidP="00C134A3" w:rsidRDefault="00AC31DA" w14:paraId="23E56622" w14:textId="77777777">
      <w:pPr>
        <w:spacing w:after="0" w:line="240" w:lineRule="auto"/>
      </w:pPr>
      <w:r>
        <w:separator/>
      </w:r>
    </w:p>
  </w:footnote>
  <w:footnote w:type="continuationSeparator" w:id="0">
    <w:p w:rsidR="00AC31DA" w:rsidP="00C134A3" w:rsidRDefault="00AC31DA" w14:paraId="3A6FA8D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90B5A" w:rsidRDefault="00790B5A" w14:paraId="04E252E9" w14:textId="70B7D7C1">
    <w:pPr>
      <w:pStyle w:val="Header"/>
    </w:pPr>
    <w:r>
      <w:rPr>
        <w:noProof/>
      </w:rPr>
      <w:pict w14:anchorId="38BE1EF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9478594" style="position:absolute;margin-left:0;margin-top:0;width:507.6pt;height:101.5pt;rotation:315;z-index:-251655168;mso-position-horizontal:center;mso-position-horizontal-relative:margin;mso-position-vertical:center;mso-position-vertical-relative:margin" o:spid="_x0000_s1026" o:allowincell="f" fillcolor="silver" stroked="f" type="#_x0000_t136">
          <v:fill opacity=".5"/>
          <v:textpath style="font-family:&quot;Calibri&quot;;font-size:1pt" string="DRAFT - Do not copy"/>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EA598C" w:rsidR="00166A0D" w:rsidP="29F81FAE" w:rsidRDefault="00790B5A" w14:paraId="0DC9D93A" w14:textId="493F9093">
    <w:pPr>
      <w:pStyle w:val="Header"/>
      <w:jc w:val="center"/>
      <w:rPr>
        <w:rFonts w:ascii="Arial" w:hAnsi="Arial" w:cs="Arial"/>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90B5A" w:rsidRDefault="00790B5A" w14:paraId="71299B4E" w14:textId="439E8E5C">
    <w:pPr>
      <w:pStyle w:val="Header"/>
    </w:pPr>
    <w:r>
      <w:rPr>
        <w:noProof/>
      </w:rPr>
      <w:pict w14:anchorId="532EC09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9478593" style="position:absolute;margin-left:0;margin-top:0;width:507.6pt;height:101.5pt;rotation:315;z-index:-251657216;mso-position-horizontal:center;mso-position-horizontal-relative:margin;mso-position-vertical:center;mso-position-vertical-relative:margin" o:spid="_x0000_s1025" o:allowincell="f" fillcolor="silver" stroked="f" type="#_x0000_t136">
          <v:fill opacity=".5"/>
          <v:textpath style="font-family:&quot;Calibri&quot;;font-size:1pt" string="DRAFT - Do not copy"/>
        </v:shape>
      </w:pict>
    </w:r>
  </w:p>
</w:hdr>
</file>

<file path=word/intelligence2.xml><?xml version="1.0" encoding="utf-8"?>
<int2:intelligence xmlns:oel="http://schemas.microsoft.com/office/2019/extlst" xmlns:int2="http://schemas.microsoft.com/office/intelligence/2020/intelligence">
  <int2:observations>
    <int2:bookmark int2:bookmarkName="_Int_DtWWx7h6" int2:invalidationBookmarkName="" int2:hashCode="m/D4/19di8v/ud" int2:id="kU3bA3dK">
      <int2:state int2:type="style" int2:value="Rejected"/>
    </int2:bookmark>
    <int2:bookmark int2:bookmarkName="_Int_nbyzf4fg" int2:invalidationBookmarkName="" int2:hashCode="OK9RtxqoBirQX1" int2:id="VHNNthau">
      <int2:state int2:type="style" int2:value="Rejected"/>
    </int2:bookmark>
    <int2:bookmark int2:bookmarkName="_Int_CwddM73m" int2:invalidationBookmarkName="" int2:hashCode="OkZz5WSHY0LVLM" int2:id="PGMbPmMS">
      <int2:state int2:type="style" int2:value="Rejected"/>
    </int2:bookmark>
    <int2:bookmark int2:bookmarkName="_Int_KjB29h4q" int2:invalidationBookmarkName="" int2:hashCode="1oV0hlFN+4Gwi+" int2:id="hlqmEWeM">
      <int2:state int2:type="style" int2:value="Rejected"/>
    </int2:bookmark>
    <int2:bookmark int2:bookmarkName="_Int_qN1gYKej" int2:invalidationBookmarkName="" int2:hashCode="P6QFTyFPD4Bj2P" int2:id="AG9xXfPx">
      <int2:state int2:type="style" int2:value="Rejected"/>
    </int2:bookmark>
    <int2:bookmark int2:bookmarkName="_Int_t7acMlDE" int2:invalidationBookmarkName="" int2:hashCode="sSFsdeHCY0qc6J" int2:id="5lqQ7X0g">
      <int2:state int2:type="AugLoop_Text_Critique" int2:value="Rejected"/>
    </int2:bookmark>
    <int2:bookmark int2:bookmarkName="_Int_cPbTkHrj" int2:invalidationBookmarkName="" int2:hashCode="sSFsdeHCY0qc6J" int2:id="WxngxxvZ">
      <int2:state int2:type="AugLoop_Text_Critique" int2:value="Rejected"/>
    </int2:bookmark>
    <int2:bookmark int2:bookmarkName="_Int_BFlrgF4p" int2:invalidationBookmarkName="" int2:hashCode="UrjMlok0wI53v9" int2:id="XuDjFtok">
      <int2:state int2:type="AugLoop_Text_Critique" int2:value="Rejected"/>
    </int2:bookmark>
    <int2:bookmark int2:bookmarkName="_Int_eqWyOCf1" int2:invalidationBookmarkName="" int2:hashCode="DupYYaX+UTP21y" int2:id="TgXlff1P">
      <int2:state int2:type="AugLoop_Text_Critique" int2:value="Rejected"/>
    </int2:bookmark>
    <int2:bookmark int2:bookmarkName="_Int_Ed9UEtyc" int2:invalidationBookmarkName="" int2:hashCode="ZmB1LWcQZK5pig" int2:id="QCTYqZT5">
      <int2:state int2:type="AugLoop_Text_Critique" int2:value="Rejected"/>
    </int2:bookmark>
    <int2:bookmark int2:bookmarkName="_Int_TFjZXwc8" int2:invalidationBookmarkName="" int2:hashCode="6kBannIb6DLz6V" int2:id="w9o2H9L2">
      <int2:state int2:type="style" int2:value="Rejected"/>
    </int2:bookmark>
    <int2:bookmark int2:bookmarkName="_Int_RlBTvmYu" int2:invalidationBookmarkName="" int2:hashCode="SEiQGznzFfZHRw" int2:id="HPcMxUtw">
      <int2:state int2:type="style" int2:value="Rejected"/>
    </int2:bookmark>
    <int2:bookmark int2:bookmarkName="_Int_o0fTC3PH" int2:invalidationBookmarkName="" int2:hashCode="6250ymz+lgWVoO" int2:id="hECbzcjX">
      <int2:state int2:type="style" int2:value="Rejected"/>
    </int2:bookmark>
    <int2:bookmark int2:bookmarkName="_Int_lSC1fIDr" int2:invalidationBookmarkName="" int2:hashCode="m/D4/19di8v/ud" int2:id="Uk5OxYU3">
      <int2:state int2:type="style" int2:value="Rejected"/>
    </int2:bookmark>
    <int2:bookmark int2:bookmarkName="_Int_Mupw5sZL" int2:invalidationBookmarkName="" int2:hashCode="P6QFTyFPD4Bj2P" int2:id="TYidePdu">
      <int2:state int2:type="style" int2:value="Rejected"/>
    </int2:bookmark>
    <int2:bookmark int2:bookmarkName="_Int_zofvPXcf" int2:invalidationBookmarkName="" int2:hashCode="351r0XWD+hEdsL" int2:id="IrrDhzHs">
      <int2:state int2:type="style" int2:value="Rejected"/>
    </int2:bookmark>
    <int2:bookmark int2:bookmarkName="_Int_QSHmtbbl" int2:invalidationBookmarkName="" int2:hashCode="PnzlC+gY9xrDTS" int2:id="3UbxRBr1">
      <int2:state int2:type="style" int2:value="Rejected"/>
    </int2:bookmark>
    <int2:bookmark int2:bookmarkName="_Int_pO8yGKuz" int2:invalidationBookmarkName="" int2:hashCode="MCt/vLc+9AtELV" int2:id="tX4jlyrG">
      <int2:state int2:type="style" int2:value="Rejected"/>
    </int2:bookmark>
    <int2:bookmark int2:bookmarkName="_Int_akEUY2hm" int2:invalidationBookmarkName="" int2:hashCode="PnzlC+gY9xrDTS" int2:id="XBHgfHOU">
      <int2:state int2:type="style" int2:value="Rejected"/>
    </int2:bookmark>
    <int2:bookmark int2:bookmarkName="_Int_POZOnI0f" int2:invalidationBookmarkName="" int2:hashCode="MCt/vLc+9AtELV" int2:id="4EDxndGe">
      <int2:state int2:type="style" int2:value="Rejected"/>
    </int2:bookmark>
    <int2:bookmark int2:bookmarkName="_Int_d2R2XFET" int2:invalidationBookmarkName="" int2:hashCode="PnzlC+gY9xrDTS" int2:id="Ae9MhnNo">
      <int2:state int2:type="style" int2:value="Rejected"/>
    </int2:bookmark>
    <int2:bookmark int2:bookmarkName="_Int_7m7ICMMt" int2:invalidationBookmarkName="" int2:hashCode="PnzlC+gY9xrDTS" int2:id="MTwX4Sds">
      <int2:state int2:type="style" int2:value="Rejected"/>
    </int2:bookmark>
    <int2:bookmark int2:bookmarkName="_Int_b0Um7zI0" int2:invalidationBookmarkName="" int2:hashCode="PnzlC+gY9xrDTS" int2:id="BiHoeafZ">
      <int2:state int2:type="style" int2:value="Rejected"/>
    </int2:bookmark>
    <int2:bookmark int2:bookmarkName="_Int_rXn3hyn3" int2:invalidationBookmarkName="" int2:hashCode="PnzlC+gY9xrDTS" int2:id="qwkg9zK3">
      <int2:state int2:type="style" int2:value="Rejected"/>
    </int2:bookmark>
    <int2:bookmark int2:bookmarkName="_Int_4ylaa4bv" int2:invalidationBookmarkName="" int2:hashCode="PnzlC+gY9xrDTS" int2:id="24I80rIm">
      <int2:state int2:type="style" int2:value="Rejected"/>
    </int2:bookmark>
  </int2:observations>
  <int2:intelligenceSettings>
    <int2:extLst>
      <oel:ext uri="74B372B9-2EFF-4315-9A3F-32BA87CA82B1">
        <int2:goals int2:version="1" int2:formality="1"/>
      </oel:ext>
    </int2:extLst>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5">
    <w:nsid w:val="70fc9d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ecbf1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56a6b027"/>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63dda243"/>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FFFFFF1D"/>
    <w:multiLevelType w:val="multilevel"/>
    <w:tmpl w:val="3B28EFC2"/>
    <w:lvl w:ilvl="0">
      <w:start w:val="1"/>
      <w:numFmt w:val="bullet"/>
      <w:lvlText w:val=""/>
      <w:lvlJc w:val="left"/>
      <w:pPr>
        <w:tabs>
          <w:tab w:val="num" w:pos="0"/>
        </w:tabs>
        <w:ind w:left="0" w:firstLine="0"/>
      </w:pPr>
      <w:rPr>
        <w:rFonts w:hint="default" w:ascii="Symbol" w:hAnsi="Symbol"/>
      </w:rPr>
    </w:lvl>
    <w:lvl w:ilvl="1">
      <w:start w:val="1"/>
      <w:numFmt w:val="bullet"/>
      <w:lvlText w:val=""/>
      <w:lvlJc w:val="left"/>
      <w:pPr>
        <w:tabs>
          <w:tab w:val="num" w:pos="720"/>
        </w:tabs>
        <w:ind w:left="1080" w:hanging="360"/>
      </w:pPr>
      <w:rPr>
        <w:rFonts w:hint="default" w:ascii="Symbol" w:hAnsi="Symbol"/>
      </w:rPr>
    </w:lvl>
    <w:lvl w:ilvl="2">
      <w:start w:val="1"/>
      <w:numFmt w:val="bullet"/>
      <w:lvlText w:val="o"/>
      <w:lvlJc w:val="left"/>
      <w:pPr>
        <w:tabs>
          <w:tab w:val="num" w:pos="1440"/>
        </w:tabs>
        <w:ind w:left="1800" w:hanging="360"/>
      </w:pPr>
      <w:rPr>
        <w:rFonts w:hint="default" w:ascii="Courier New" w:hAnsi="Courier New"/>
      </w:rPr>
    </w:lvl>
    <w:lvl w:ilvl="3">
      <w:start w:val="1"/>
      <w:numFmt w:val="bullet"/>
      <w:lvlText w:val=""/>
      <w:lvlJc w:val="left"/>
      <w:pPr>
        <w:tabs>
          <w:tab w:val="num" w:pos="2160"/>
        </w:tabs>
        <w:ind w:left="2520" w:hanging="360"/>
      </w:pPr>
      <w:rPr>
        <w:rFonts w:hint="default" w:ascii="Wingdings" w:hAnsi="Wingdings"/>
      </w:rPr>
    </w:lvl>
    <w:lvl w:ilvl="4">
      <w:start w:val="1"/>
      <w:numFmt w:val="bullet"/>
      <w:lvlText w:val=""/>
      <w:lvlJc w:val="left"/>
      <w:pPr>
        <w:tabs>
          <w:tab w:val="num" w:pos="2880"/>
        </w:tabs>
        <w:ind w:left="3240" w:hanging="360"/>
      </w:pPr>
      <w:rPr>
        <w:rFonts w:hint="default" w:ascii="Wingdings" w:hAnsi="Wingdings"/>
      </w:rPr>
    </w:lvl>
    <w:lvl w:ilvl="5">
      <w:start w:val="1"/>
      <w:numFmt w:val="bullet"/>
      <w:lvlText w:val=""/>
      <w:lvlJc w:val="left"/>
      <w:pPr>
        <w:tabs>
          <w:tab w:val="num" w:pos="3600"/>
        </w:tabs>
        <w:ind w:left="3960" w:hanging="360"/>
      </w:pPr>
      <w:rPr>
        <w:rFonts w:hint="default" w:ascii="Symbol" w:hAnsi="Symbol"/>
      </w:rPr>
    </w:lvl>
    <w:lvl w:ilvl="6">
      <w:start w:val="1"/>
      <w:numFmt w:val="bullet"/>
      <w:lvlText w:val="o"/>
      <w:lvlJc w:val="left"/>
      <w:pPr>
        <w:tabs>
          <w:tab w:val="num" w:pos="4320"/>
        </w:tabs>
        <w:ind w:left="4680" w:hanging="360"/>
      </w:pPr>
      <w:rPr>
        <w:rFonts w:hint="default" w:ascii="Courier New" w:hAnsi="Courier New"/>
      </w:rPr>
    </w:lvl>
    <w:lvl w:ilvl="7">
      <w:start w:val="1"/>
      <w:numFmt w:val="bullet"/>
      <w:lvlText w:val=""/>
      <w:lvlJc w:val="left"/>
      <w:pPr>
        <w:tabs>
          <w:tab w:val="num" w:pos="5040"/>
        </w:tabs>
        <w:ind w:left="5400" w:hanging="360"/>
      </w:pPr>
      <w:rPr>
        <w:rFonts w:hint="default" w:ascii="Wingdings" w:hAnsi="Wingdings"/>
      </w:rPr>
    </w:lvl>
    <w:lvl w:ilvl="8">
      <w:start w:val="1"/>
      <w:numFmt w:val="bullet"/>
      <w:lvlText w:val=""/>
      <w:lvlJc w:val="left"/>
      <w:pPr>
        <w:tabs>
          <w:tab w:val="num" w:pos="5760"/>
        </w:tabs>
        <w:ind w:left="6120" w:hanging="360"/>
      </w:pPr>
      <w:rPr>
        <w:rFonts w:hint="default" w:ascii="Wingdings" w:hAnsi="Wingdings"/>
      </w:rPr>
    </w:lvl>
  </w:abstractNum>
  <w:abstractNum w:abstractNumId="1" w15:restartNumberingAfterBreak="0">
    <w:nsid w:val="0074093C"/>
    <w:multiLevelType w:val="hybridMultilevel"/>
    <w:tmpl w:val="F256945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1F67A01"/>
    <w:multiLevelType w:val="multilevel"/>
    <w:tmpl w:val="9ADA1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A62346"/>
    <w:multiLevelType w:val="multilevel"/>
    <w:tmpl w:val="794A824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7A914A4"/>
    <w:multiLevelType w:val="multilevel"/>
    <w:tmpl w:val="293C3272"/>
    <w:lvl w:ilvl="0">
      <w:start w:val="2"/>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A261088"/>
    <w:multiLevelType w:val="multilevel"/>
    <w:tmpl w:val="AC7213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C4B568A"/>
    <w:multiLevelType w:val="hybridMultilevel"/>
    <w:tmpl w:val="7B6AF478"/>
    <w:lvl w:ilvl="0" w:tplc="8E68AAF6">
      <w:start w:val="3"/>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5A75F3"/>
    <w:multiLevelType w:val="multilevel"/>
    <w:tmpl w:val="590C9BBC"/>
    <w:lvl w:ilvl="0">
      <w:start w:val="1"/>
      <w:numFmt w:val="decimal"/>
      <w:lvlText w:val="%1)"/>
      <w:lvlJc w:val="left"/>
      <w:pPr>
        <w:ind w:left="360" w:hanging="360"/>
      </w:pPr>
    </w:lvl>
    <w:lvl w:ilvl="1">
      <w:start w:val="1"/>
      <w:numFmt w:val="lowerLetter"/>
      <w:lvlText w:val="%2."/>
      <w:lvlJc w:val="left"/>
      <w:pPr>
        <w:ind w:left="720" w:hanging="360"/>
      </w:pPr>
      <w:rPr>
        <w:rFonts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16C2400A"/>
    <w:multiLevelType w:val="hybridMultilevel"/>
    <w:tmpl w:val="01B86E5A"/>
    <w:lvl w:ilvl="0" w:tplc="A79A4180">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1815C7"/>
    <w:multiLevelType w:val="hybridMultilevel"/>
    <w:tmpl w:val="3CC853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883D8F"/>
    <w:multiLevelType w:val="multilevel"/>
    <w:tmpl w:val="B24E0B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9F1406"/>
    <w:multiLevelType w:val="hybridMultilevel"/>
    <w:tmpl w:val="7664378A"/>
    <w:lvl w:ilvl="0" w:tplc="0409000F">
      <w:start w:val="1"/>
      <w:numFmt w:val="decimal"/>
      <w:lvlText w:val="%1."/>
      <w:lvlJc w:val="left"/>
      <w:pPr>
        <w:ind w:left="720" w:hanging="360"/>
      </w:pPr>
    </w:lvl>
    <w:lvl w:ilvl="1" w:tplc="04090017">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1918C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296C5A75"/>
    <w:multiLevelType w:val="multilevel"/>
    <w:tmpl w:val="C16023EA"/>
    <w:lvl w:ilvl="0">
      <w:start w:val="2"/>
      <w:numFmt w:val="decimal"/>
      <w:lvlText w:val="%1)"/>
      <w:lvlJc w:val="left"/>
      <w:pPr>
        <w:ind w:left="360" w:hanging="360"/>
      </w:pPr>
      <w:rPr>
        <w:rFonts w:hint="default"/>
      </w:rPr>
    </w:lvl>
    <w:lvl w:ilvl="1">
      <w:start w:val="4"/>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387E095A"/>
    <w:multiLevelType w:val="multilevel"/>
    <w:tmpl w:val="D7E87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6A45F7"/>
    <w:multiLevelType w:val="hybridMultilevel"/>
    <w:tmpl w:val="C560795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A951BF"/>
    <w:multiLevelType w:val="hybridMultilevel"/>
    <w:tmpl w:val="9B022E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4D5678"/>
    <w:multiLevelType w:val="hybridMultilevel"/>
    <w:tmpl w:val="BDD06A1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426D1842"/>
    <w:multiLevelType w:val="multilevel"/>
    <w:tmpl w:val="CBFC05F2"/>
    <w:lvl w:ilvl="0">
      <w:start w:val="1"/>
      <w:numFmt w:val="decimal"/>
      <w:lvlText w:val="%1)"/>
      <w:lvlJc w:val="left"/>
      <w:pPr>
        <w:ind w:left="360" w:hanging="360"/>
      </w:pPr>
      <w:rPr>
        <w:rFonts w:hint="default"/>
      </w:rPr>
    </w:lvl>
    <w:lvl w:ilvl="1">
      <w:start w:val="1"/>
      <w:numFmt w:val="bullet"/>
      <w:lvlText w:val=""/>
      <w:lvlJc w:val="left"/>
      <w:pPr>
        <w:ind w:left="720" w:hanging="360"/>
      </w:pPr>
      <w:rPr>
        <w:rFonts w:hint="default" w:ascii="Symbol" w:hAnsi="Symbol"/>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49155BC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A0608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D4D5639"/>
    <w:multiLevelType w:val="multilevel"/>
    <w:tmpl w:val="33965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8D7216"/>
    <w:multiLevelType w:val="hybridMultilevel"/>
    <w:tmpl w:val="EDA2EBB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50D54B9B"/>
    <w:multiLevelType w:val="hybridMultilevel"/>
    <w:tmpl w:val="91E2F2E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52BA74D0"/>
    <w:multiLevelType w:val="hybridMultilevel"/>
    <w:tmpl w:val="44748FDE"/>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50D2C86"/>
    <w:multiLevelType w:val="multilevel"/>
    <w:tmpl w:val="A4A00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E0E7AC2"/>
    <w:multiLevelType w:val="multilevel"/>
    <w:tmpl w:val="CBFC05F2"/>
    <w:lvl w:ilvl="0">
      <w:start w:val="1"/>
      <w:numFmt w:val="decimal"/>
      <w:lvlText w:val="%1)"/>
      <w:lvlJc w:val="left"/>
      <w:pPr>
        <w:ind w:left="360" w:hanging="360"/>
      </w:pPr>
      <w:rPr>
        <w:rFonts w:hint="default"/>
      </w:rPr>
    </w:lvl>
    <w:lvl w:ilvl="1">
      <w:start w:val="1"/>
      <w:numFmt w:val="bullet"/>
      <w:lvlText w:val=""/>
      <w:lvlJc w:val="left"/>
      <w:pPr>
        <w:ind w:left="720" w:hanging="360"/>
      </w:pPr>
      <w:rPr>
        <w:rFonts w:hint="default" w:ascii="Symbol" w:hAnsi="Symbol"/>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644C08B5"/>
    <w:multiLevelType w:val="multilevel"/>
    <w:tmpl w:val="B24E0B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A653F7"/>
    <w:multiLevelType w:val="hybridMultilevel"/>
    <w:tmpl w:val="CFD6DBD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2C072FC"/>
    <w:multiLevelType w:val="hybridMultilevel"/>
    <w:tmpl w:val="E074762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3171A9"/>
    <w:multiLevelType w:val="multilevel"/>
    <w:tmpl w:val="590C9BBC"/>
    <w:lvl w:ilvl="0">
      <w:start w:val="1"/>
      <w:numFmt w:val="decimal"/>
      <w:lvlText w:val="%1)"/>
      <w:lvlJc w:val="left"/>
      <w:pPr>
        <w:ind w:left="360" w:hanging="360"/>
      </w:pPr>
    </w:lvl>
    <w:lvl w:ilvl="1">
      <w:start w:val="1"/>
      <w:numFmt w:val="lowerLetter"/>
      <w:lvlText w:val="%2."/>
      <w:lvlJc w:val="left"/>
      <w:pPr>
        <w:ind w:left="720" w:hanging="360"/>
      </w:pPr>
      <w:rPr>
        <w:rFonts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78952CA1"/>
    <w:multiLevelType w:val="multilevel"/>
    <w:tmpl w:val="B24E0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36">
    <w:abstractNumId w:val="35"/>
  </w:num>
  <w:num w:numId="35">
    <w:abstractNumId w:val="34"/>
  </w:num>
  <w:num w:numId="34">
    <w:abstractNumId w:val="33"/>
  </w:num>
  <w:num w:numId="33">
    <w:abstractNumId w:val="32"/>
  </w:num>
  <w:num w:numId="1" w16cid:durableId="1199585174">
    <w:abstractNumId w:val="24"/>
  </w:num>
  <w:num w:numId="2" w16cid:durableId="805776014">
    <w:abstractNumId w:val="4"/>
  </w:num>
  <w:num w:numId="3" w16cid:durableId="1008796226">
    <w:abstractNumId w:val="11"/>
  </w:num>
  <w:num w:numId="4" w16cid:durableId="1437823093">
    <w:abstractNumId w:val="17"/>
  </w:num>
  <w:num w:numId="5" w16cid:durableId="14036519">
    <w:abstractNumId w:val="23"/>
  </w:num>
  <w:num w:numId="6" w16cid:durableId="1376388719">
    <w:abstractNumId w:val="1"/>
  </w:num>
  <w:num w:numId="7" w16cid:durableId="209534810">
    <w:abstractNumId w:val="7"/>
  </w:num>
  <w:num w:numId="8" w16cid:durableId="809907548">
    <w:abstractNumId w:val="30"/>
  </w:num>
  <w:num w:numId="9" w16cid:durableId="1050110241">
    <w:abstractNumId w:val="19"/>
  </w:num>
  <w:num w:numId="10" w16cid:durableId="1369329967">
    <w:abstractNumId w:val="12"/>
  </w:num>
  <w:num w:numId="11" w16cid:durableId="1153522267">
    <w:abstractNumId w:val="3"/>
  </w:num>
  <w:num w:numId="12" w16cid:durableId="418136627">
    <w:abstractNumId w:val="6"/>
  </w:num>
  <w:num w:numId="13" w16cid:durableId="1612930032">
    <w:abstractNumId w:val="13"/>
  </w:num>
  <w:num w:numId="14" w16cid:durableId="1137188003">
    <w:abstractNumId w:val="18"/>
  </w:num>
  <w:num w:numId="15" w16cid:durableId="1047267635">
    <w:abstractNumId w:val="26"/>
  </w:num>
  <w:num w:numId="16" w16cid:durableId="134373708">
    <w:abstractNumId w:val="8"/>
  </w:num>
  <w:num w:numId="17" w16cid:durableId="1500081366">
    <w:abstractNumId w:val="20"/>
  </w:num>
  <w:num w:numId="18" w16cid:durableId="671958420">
    <w:abstractNumId w:val="16"/>
  </w:num>
  <w:num w:numId="19" w16cid:durableId="1872985549">
    <w:abstractNumId w:val="0"/>
  </w:num>
  <w:num w:numId="20" w16cid:durableId="99688544">
    <w:abstractNumId w:val="21"/>
  </w:num>
  <w:num w:numId="21" w16cid:durableId="830757608">
    <w:abstractNumId w:val="5"/>
  </w:num>
  <w:num w:numId="22" w16cid:durableId="2010401139">
    <w:abstractNumId w:val="14"/>
  </w:num>
  <w:num w:numId="23" w16cid:durableId="1759062878">
    <w:abstractNumId w:val="31"/>
  </w:num>
  <w:num w:numId="24" w16cid:durableId="149323362">
    <w:abstractNumId w:val="22"/>
  </w:num>
  <w:num w:numId="25" w16cid:durableId="2139032923">
    <w:abstractNumId w:val="9"/>
  </w:num>
  <w:num w:numId="26" w16cid:durableId="764810910">
    <w:abstractNumId w:val="27"/>
  </w:num>
  <w:num w:numId="27" w16cid:durableId="160170956">
    <w:abstractNumId w:val="2"/>
  </w:num>
  <w:num w:numId="28" w16cid:durableId="685985160">
    <w:abstractNumId w:val="25"/>
  </w:num>
  <w:num w:numId="29" w16cid:durableId="1891842275">
    <w:abstractNumId w:val="10"/>
  </w:num>
  <w:num w:numId="30" w16cid:durableId="33894230">
    <w:abstractNumId w:val="15"/>
  </w:num>
  <w:num w:numId="31" w16cid:durableId="1819496639">
    <w:abstractNumId w:val="29"/>
  </w:num>
  <w:num w:numId="32" w16cid:durableId="1002897827">
    <w:abstractNumId w:val="28"/>
  </w:num>
  <w:numIdMacAtCleanup w:val="17"/>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50"/>
  <w:mirrorMargins/>
  <w:proofState w:spelling="clean" w:grammar="dirty"/>
  <w:trackRevisions w:val="false"/>
  <w:doNotTrackFormatting/>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B5B"/>
    <w:rsid w:val="00002FFE"/>
    <w:rsid w:val="00046DD6"/>
    <w:rsid w:val="00082625"/>
    <w:rsid w:val="00095269"/>
    <w:rsid w:val="000C3FA8"/>
    <w:rsid w:val="00105771"/>
    <w:rsid w:val="001222C6"/>
    <w:rsid w:val="001248CE"/>
    <w:rsid w:val="001271FD"/>
    <w:rsid w:val="00134119"/>
    <w:rsid w:val="0013520A"/>
    <w:rsid w:val="00145439"/>
    <w:rsid w:val="00161A9B"/>
    <w:rsid w:val="00166A0D"/>
    <w:rsid w:val="001B05FA"/>
    <w:rsid w:val="001F63EA"/>
    <w:rsid w:val="00211EC5"/>
    <w:rsid w:val="002152C8"/>
    <w:rsid w:val="002252C1"/>
    <w:rsid w:val="00242312"/>
    <w:rsid w:val="00247A0D"/>
    <w:rsid w:val="00253B0E"/>
    <w:rsid w:val="00256D07"/>
    <w:rsid w:val="00256F84"/>
    <w:rsid w:val="002573D9"/>
    <w:rsid w:val="00257AAE"/>
    <w:rsid w:val="002813B0"/>
    <w:rsid w:val="00281751"/>
    <w:rsid w:val="00283A1F"/>
    <w:rsid w:val="002846EB"/>
    <w:rsid w:val="00295093"/>
    <w:rsid w:val="002C24CA"/>
    <w:rsid w:val="00311E09"/>
    <w:rsid w:val="00324A88"/>
    <w:rsid w:val="003354F6"/>
    <w:rsid w:val="00360FE1"/>
    <w:rsid w:val="003617C0"/>
    <w:rsid w:val="0037080D"/>
    <w:rsid w:val="0037569F"/>
    <w:rsid w:val="0039321C"/>
    <w:rsid w:val="003A1FBE"/>
    <w:rsid w:val="003C34AA"/>
    <w:rsid w:val="003D5C43"/>
    <w:rsid w:val="0040245C"/>
    <w:rsid w:val="00417031"/>
    <w:rsid w:val="0042350D"/>
    <w:rsid w:val="0043308C"/>
    <w:rsid w:val="004525F7"/>
    <w:rsid w:val="00481C6B"/>
    <w:rsid w:val="004B20C5"/>
    <w:rsid w:val="004E052C"/>
    <w:rsid w:val="004E359C"/>
    <w:rsid w:val="004E4DC9"/>
    <w:rsid w:val="004E67FD"/>
    <w:rsid w:val="004E7DC0"/>
    <w:rsid w:val="004F4FB7"/>
    <w:rsid w:val="004F750F"/>
    <w:rsid w:val="00507046"/>
    <w:rsid w:val="005558BD"/>
    <w:rsid w:val="00587363"/>
    <w:rsid w:val="005B77BB"/>
    <w:rsid w:val="005D502D"/>
    <w:rsid w:val="005D77C5"/>
    <w:rsid w:val="00617E84"/>
    <w:rsid w:val="00625AB8"/>
    <w:rsid w:val="00627F8C"/>
    <w:rsid w:val="00645A7C"/>
    <w:rsid w:val="006515A3"/>
    <w:rsid w:val="00664495"/>
    <w:rsid w:val="00673A69"/>
    <w:rsid w:val="00683A17"/>
    <w:rsid w:val="00692B3D"/>
    <w:rsid w:val="006A7F8B"/>
    <w:rsid w:val="006B58F7"/>
    <w:rsid w:val="006F0872"/>
    <w:rsid w:val="006F0DA3"/>
    <w:rsid w:val="006F1AA8"/>
    <w:rsid w:val="007054B0"/>
    <w:rsid w:val="00706747"/>
    <w:rsid w:val="0070780B"/>
    <w:rsid w:val="00707F81"/>
    <w:rsid w:val="00731536"/>
    <w:rsid w:val="00751A84"/>
    <w:rsid w:val="00785CC3"/>
    <w:rsid w:val="00790B5A"/>
    <w:rsid w:val="00794591"/>
    <w:rsid w:val="00796440"/>
    <w:rsid w:val="007A1012"/>
    <w:rsid w:val="007A2CF5"/>
    <w:rsid w:val="007D5966"/>
    <w:rsid w:val="007E0A8E"/>
    <w:rsid w:val="007F3170"/>
    <w:rsid w:val="0082106B"/>
    <w:rsid w:val="008225C5"/>
    <w:rsid w:val="00822B05"/>
    <w:rsid w:val="008611A6"/>
    <w:rsid w:val="00865A48"/>
    <w:rsid w:val="0089756B"/>
    <w:rsid w:val="008B6C23"/>
    <w:rsid w:val="008D0F5C"/>
    <w:rsid w:val="008E760C"/>
    <w:rsid w:val="00903235"/>
    <w:rsid w:val="00932E34"/>
    <w:rsid w:val="0093475E"/>
    <w:rsid w:val="009377D9"/>
    <w:rsid w:val="00942BBD"/>
    <w:rsid w:val="00962160"/>
    <w:rsid w:val="00965EF3"/>
    <w:rsid w:val="009722E4"/>
    <w:rsid w:val="00976947"/>
    <w:rsid w:val="00991E5C"/>
    <w:rsid w:val="009B3D46"/>
    <w:rsid w:val="009B5F6A"/>
    <w:rsid w:val="009C1A47"/>
    <w:rsid w:val="009C7B5B"/>
    <w:rsid w:val="009D5A92"/>
    <w:rsid w:val="00A21745"/>
    <w:rsid w:val="00A566D6"/>
    <w:rsid w:val="00A577BD"/>
    <w:rsid w:val="00AC3067"/>
    <w:rsid w:val="00AC31DA"/>
    <w:rsid w:val="00AC49FB"/>
    <w:rsid w:val="00AC7E4E"/>
    <w:rsid w:val="00AD5931"/>
    <w:rsid w:val="00AD5F4C"/>
    <w:rsid w:val="00B76EDA"/>
    <w:rsid w:val="00B76FC0"/>
    <w:rsid w:val="00B876A7"/>
    <w:rsid w:val="00BD4799"/>
    <w:rsid w:val="00C00324"/>
    <w:rsid w:val="00C134A3"/>
    <w:rsid w:val="00C170D1"/>
    <w:rsid w:val="00C2730B"/>
    <w:rsid w:val="00C305FB"/>
    <w:rsid w:val="00C363C9"/>
    <w:rsid w:val="00C62567"/>
    <w:rsid w:val="00C86220"/>
    <w:rsid w:val="00CB2E79"/>
    <w:rsid w:val="00CB4320"/>
    <w:rsid w:val="00CC23EE"/>
    <w:rsid w:val="00CF684E"/>
    <w:rsid w:val="00D33DC8"/>
    <w:rsid w:val="00D646C6"/>
    <w:rsid w:val="00D80286"/>
    <w:rsid w:val="00D80DA4"/>
    <w:rsid w:val="00D81A5B"/>
    <w:rsid w:val="00DE0C94"/>
    <w:rsid w:val="00DE2EE6"/>
    <w:rsid w:val="00DE7627"/>
    <w:rsid w:val="00E24CF1"/>
    <w:rsid w:val="00E5016D"/>
    <w:rsid w:val="00E57952"/>
    <w:rsid w:val="00E733E0"/>
    <w:rsid w:val="00E758D4"/>
    <w:rsid w:val="00EA598C"/>
    <w:rsid w:val="00EB5379"/>
    <w:rsid w:val="00EB6819"/>
    <w:rsid w:val="00EC3DF7"/>
    <w:rsid w:val="00EE0DEE"/>
    <w:rsid w:val="00F31829"/>
    <w:rsid w:val="00F43227"/>
    <w:rsid w:val="00F546FE"/>
    <w:rsid w:val="00F564A1"/>
    <w:rsid w:val="00F56C34"/>
    <w:rsid w:val="00F864A7"/>
    <w:rsid w:val="00FF047C"/>
    <w:rsid w:val="00FF1CA8"/>
    <w:rsid w:val="010B400C"/>
    <w:rsid w:val="011DBC9D"/>
    <w:rsid w:val="013E1DD1"/>
    <w:rsid w:val="01A80595"/>
    <w:rsid w:val="01DD222D"/>
    <w:rsid w:val="01F0FBCC"/>
    <w:rsid w:val="0253A2C3"/>
    <w:rsid w:val="025ABF99"/>
    <w:rsid w:val="02B6ABAB"/>
    <w:rsid w:val="039AFF41"/>
    <w:rsid w:val="03B9EE02"/>
    <w:rsid w:val="03E69ED5"/>
    <w:rsid w:val="03E9C943"/>
    <w:rsid w:val="04A31B75"/>
    <w:rsid w:val="04AA82F7"/>
    <w:rsid w:val="050A09B8"/>
    <w:rsid w:val="056A36C4"/>
    <w:rsid w:val="05A03B44"/>
    <w:rsid w:val="05CB1EF5"/>
    <w:rsid w:val="05CB36CA"/>
    <w:rsid w:val="05F58CD4"/>
    <w:rsid w:val="05F58CD4"/>
    <w:rsid w:val="0691FAE4"/>
    <w:rsid w:val="06B4D76B"/>
    <w:rsid w:val="06BDE1DE"/>
    <w:rsid w:val="06D385D3"/>
    <w:rsid w:val="06E33D6F"/>
    <w:rsid w:val="0778127A"/>
    <w:rsid w:val="07BE7367"/>
    <w:rsid w:val="07DA2AA6"/>
    <w:rsid w:val="09001081"/>
    <w:rsid w:val="09B2EE2E"/>
    <w:rsid w:val="09E62DA2"/>
    <w:rsid w:val="09E9A284"/>
    <w:rsid w:val="09EB4B7D"/>
    <w:rsid w:val="0A6FFC5E"/>
    <w:rsid w:val="0A915DA2"/>
    <w:rsid w:val="0B363DDC"/>
    <w:rsid w:val="0B3CFACA"/>
    <w:rsid w:val="0B4916A5"/>
    <w:rsid w:val="0B85F52B"/>
    <w:rsid w:val="0B8F79B7"/>
    <w:rsid w:val="0B9AD436"/>
    <w:rsid w:val="0BBFAD87"/>
    <w:rsid w:val="0BC2A3D1"/>
    <w:rsid w:val="0BF13A9C"/>
    <w:rsid w:val="0C6F543D"/>
    <w:rsid w:val="0CCC7DBE"/>
    <w:rsid w:val="0CD25D6D"/>
    <w:rsid w:val="0D175421"/>
    <w:rsid w:val="0D90E5FF"/>
    <w:rsid w:val="0DAF0E93"/>
    <w:rsid w:val="0DFF7685"/>
    <w:rsid w:val="0E88C9C7"/>
    <w:rsid w:val="0E95028E"/>
    <w:rsid w:val="0ECE4386"/>
    <w:rsid w:val="0F591AD0"/>
    <w:rsid w:val="0F7EA354"/>
    <w:rsid w:val="0F830F7F"/>
    <w:rsid w:val="0FDDCB4A"/>
    <w:rsid w:val="0FF23B21"/>
    <w:rsid w:val="10076E89"/>
    <w:rsid w:val="10BB0A86"/>
    <w:rsid w:val="10FE45B1"/>
    <w:rsid w:val="114004D5"/>
    <w:rsid w:val="11830190"/>
    <w:rsid w:val="11D83401"/>
    <w:rsid w:val="11FB5575"/>
    <w:rsid w:val="11FE79E8"/>
    <w:rsid w:val="122B2210"/>
    <w:rsid w:val="122FEAF8"/>
    <w:rsid w:val="1231A9B1"/>
    <w:rsid w:val="1266DC4C"/>
    <w:rsid w:val="127131A8"/>
    <w:rsid w:val="12A9B6A2"/>
    <w:rsid w:val="12AD180E"/>
    <w:rsid w:val="12FC43AA"/>
    <w:rsid w:val="13AF0861"/>
    <w:rsid w:val="13D55399"/>
    <w:rsid w:val="13E9BCF0"/>
    <w:rsid w:val="141620ED"/>
    <w:rsid w:val="1497DEB8"/>
    <w:rsid w:val="14A6DD00"/>
    <w:rsid w:val="153D74A6"/>
    <w:rsid w:val="1547B53A"/>
    <w:rsid w:val="157C21E1"/>
    <w:rsid w:val="1597A27A"/>
    <w:rsid w:val="15BDB3C6"/>
    <w:rsid w:val="15CEE31F"/>
    <w:rsid w:val="161C8126"/>
    <w:rsid w:val="169C7473"/>
    <w:rsid w:val="16A0FC8D"/>
    <w:rsid w:val="16AC526D"/>
    <w:rsid w:val="170BAAAB"/>
    <w:rsid w:val="173ED5FA"/>
    <w:rsid w:val="17503231"/>
    <w:rsid w:val="17930320"/>
    <w:rsid w:val="17C7A474"/>
    <w:rsid w:val="182DFE4A"/>
    <w:rsid w:val="184B3BE0"/>
    <w:rsid w:val="184BFFCF"/>
    <w:rsid w:val="18B6E345"/>
    <w:rsid w:val="18E81CFB"/>
    <w:rsid w:val="1935DD09"/>
    <w:rsid w:val="19CA0D0D"/>
    <w:rsid w:val="1A04C2E3"/>
    <w:rsid w:val="1A2E547E"/>
    <w:rsid w:val="1A4225F8"/>
    <w:rsid w:val="1A60025E"/>
    <w:rsid w:val="1ABA0CD2"/>
    <w:rsid w:val="1B161059"/>
    <w:rsid w:val="1B161059"/>
    <w:rsid w:val="1B881013"/>
    <w:rsid w:val="1BB219C2"/>
    <w:rsid w:val="1C82B694"/>
    <w:rsid w:val="1CA64DB0"/>
    <w:rsid w:val="1CC3BAD5"/>
    <w:rsid w:val="1E098775"/>
    <w:rsid w:val="1E11982F"/>
    <w:rsid w:val="1E33522B"/>
    <w:rsid w:val="1E6AC053"/>
    <w:rsid w:val="1E793DE7"/>
    <w:rsid w:val="1EC5E2BA"/>
    <w:rsid w:val="1EC5E2BA"/>
    <w:rsid w:val="1FC6725A"/>
    <w:rsid w:val="1FD927F4"/>
    <w:rsid w:val="202CDE41"/>
    <w:rsid w:val="203635A5"/>
    <w:rsid w:val="20A700EC"/>
    <w:rsid w:val="20C6DA0C"/>
    <w:rsid w:val="20CB8335"/>
    <w:rsid w:val="20E477C1"/>
    <w:rsid w:val="21047102"/>
    <w:rsid w:val="2105E727"/>
    <w:rsid w:val="21263A8F"/>
    <w:rsid w:val="2143608F"/>
    <w:rsid w:val="215DA4AA"/>
    <w:rsid w:val="219EEC86"/>
    <w:rsid w:val="2201CC29"/>
    <w:rsid w:val="222CDEF9"/>
    <w:rsid w:val="223CDE31"/>
    <w:rsid w:val="224DE7E6"/>
    <w:rsid w:val="22590318"/>
    <w:rsid w:val="22E0BD11"/>
    <w:rsid w:val="22FB3D00"/>
    <w:rsid w:val="2300C570"/>
    <w:rsid w:val="238D70B0"/>
    <w:rsid w:val="23A872E3"/>
    <w:rsid w:val="23E62370"/>
    <w:rsid w:val="240ED2E7"/>
    <w:rsid w:val="243BF779"/>
    <w:rsid w:val="2459A3AF"/>
    <w:rsid w:val="2480DF38"/>
    <w:rsid w:val="2484D350"/>
    <w:rsid w:val="2484D7AC"/>
    <w:rsid w:val="24DC5A0A"/>
    <w:rsid w:val="252D6121"/>
    <w:rsid w:val="25321DC8"/>
    <w:rsid w:val="2540C135"/>
    <w:rsid w:val="2554478D"/>
    <w:rsid w:val="257D99AE"/>
    <w:rsid w:val="257D99AE"/>
    <w:rsid w:val="2598E618"/>
    <w:rsid w:val="259CB885"/>
    <w:rsid w:val="25AB8E74"/>
    <w:rsid w:val="25B665A3"/>
    <w:rsid w:val="25DE8125"/>
    <w:rsid w:val="265438FB"/>
    <w:rsid w:val="26669002"/>
    <w:rsid w:val="26B094FD"/>
    <w:rsid w:val="26B1AEBE"/>
    <w:rsid w:val="26EBD987"/>
    <w:rsid w:val="26FA0641"/>
    <w:rsid w:val="27280DD5"/>
    <w:rsid w:val="275C236F"/>
    <w:rsid w:val="27C4BCF1"/>
    <w:rsid w:val="28384C14"/>
    <w:rsid w:val="28447CC8"/>
    <w:rsid w:val="285D1D19"/>
    <w:rsid w:val="28887CD0"/>
    <w:rsid w:val="28AF43F1"/>
    <w:rsid w:val="28B40F70"/>
    <w:rsid w:val="28E60C3E"/>
    <w:rsid w:val="29AADE72"/>
    <w:rsid w:val="29D05A8D"/>
    <w:rsid w:val="29F81FAE"/>
    <w:rsid w:val="2A200C2F"/>
    <w:rsid w:val="2AB8069B"/>
    <w:rsid w:val="2ABC6E92"/>
    <w:rsid w:val="2AE456A2"/>
    <w:rsid w:val="2B2EFB10"/>
    <w:rsid w:val="2B433F87"/>
    <w:rsid w:val="2B72B698"/>
    <w:rsid w:val="2BDD3E5B"/>
    <w:rsid w:val="2C70106C"/>
    <w:rsid w:val="2CC71F81"/>
    <w:rsid w:val="2CD0DC0F"/>
    <w:rsid w:val="2D13C9E5"/>
    <w:rsid w:val="2D198731"/>
    <w:rsid w:val="2D96130D"/>
    <w:rsid w:val="2E0B5580"/>
    <w:rsid w:val="2E2695FB"/>
    <w:rsid w:val="2E36480D"/>
    <w:rsid w:val="2E88748A"/>
    <w:rsid w:val="2F30CFD8"/>
    <w:rsid w:val="2F34DE4E"/>
    <w:rsid w:val="30659134"/>
    <w:rsid w:val="3075B66B"/>
    <w:rsid w:val="307F39F3"/>
    <w:rsid w:val="30AE4F60"/>
    <w:rsid w:val="31F95E8E"/>
    <w:rsid w:val="31FBF6EE"/>
    <w:rsid w:val="3214839F"/>
    <w:rsid w:val="325634FF"/>
    <w:rsid w:val="32A92AB8"/>
    <w:rsid w:val="32FC6BF3"/>
    <w:rsid w:val="33521D6A"/>
    <w:rsid w:val="34795D19"/>
    <w:rsid w:val="349A00E5"/>
    <w:rsid w:val="35046F15"/>
    <w:rsid w:val="35062C2F"/>
    <w:rsid w:val="3510B1C5"/>
    <w:rsid w:val="357B02C9"/>
    <w:rsid w:val="359B04BF"/>
    <w:rsid w:val="35AE57C9"/>
    <w:rsid w:val="35C29856"/>
    <w:rsid w:val="35CC7583"/>
    <w:rsid w:val="35DEAA6A"/>
    <w:rsid w:val="35E80ED8"/>
    <w:rsid w:val="365EEA5C"/>
    <w:rsid w:val="366C6B13"/>
    <w:rsid w:val="367B92B3"/>
    <w:rsid w:val="36D01112"/>
    <w:rsid w:val="36E3FF63"/>
    <w:rsid w:val="3739AC9A"/>
    <w:rsid w:val="3776F3E6"/>
    <w:rsid w:val="3796EBEB"/>
    <w:rsid w:val="38271D6D"/>
    <w:rsid w:val="383C7991"/>
    <w:rsid w:val="3867653D"/>
    <w:rsid w:val="388993F8"/>
    <w:rsid w:val="38A5D028"/>
    <w:rsid w:val="38C14C45"/>
    <w:rsid w:val="39EBA3C4"/>
    <w:rsid w:val="3A3FAFBA"/>
    <w:rsid w:val="3A65F1BC"/>
    <w:rsid w:val="3AA1A751"/>
    <w:rsid w:val="3B0E0721"/>
    <w:rsid w:val="3B338480"/>
    <w:rsid w:val="3BF2F101"/>
    <w:rsid w:val="3C692563"/>
    <w:rsid w:val="3C692563"/>
    <w:rsid w:val="3C8EF74E"/>
    <w:rsid w:val="3CA9A2BE"/>
    <w:rsid w:val="3CE5C7A8"/>
    <w:rsid w:val="3DB7BA82"/>
    <w:rsid w:val="3DD49FFC"/>
    <w:rsid w:val="3E27487F"/>
    <w:rsid w:val="3E2A40AA"/>
    <w:rsid w:val="3E454298"/>
    <w:rsid w:val="3E68733B"/>
    <w:rsid w:val="3E7770D0"/>
    <w:rsid w:val="3E8B23AE"/>
    <w:rsid w:val="3ED0F303"/>
    <w:rsid w:val="3F04C87E"/>
    <w:rsid w:val="3F1FF705"/>
    <w:rsid w:val="3F7D2F57"/>
    <w:rsid w:val="3F84BB89"/>
    <w:rsid w:val="3FD6888B"/>
    <w:rsid w:val="402860E3"/>
    <w:rsid w:val="403AB291"/>
    <w:rsid w:val="40C30FB2"/>
    <w:rsid w:val="40F8E0DC"/>
    <w:rsid w:val="4100BF8E"/>
    <w:rsid w:val="413A34C0"/>
    <w:rsid w:val="41B1B5D5"/>
    <w:rsid w:val="41DF15EF"/>
    <w:rsid w:val="41F716A2"/>
    <w:rsid w:val="421811D3"/>
    <w:rsid w:val="4241059F"/>
    <w:rsid w:val="42CF51D7"/>
    <w:rsid w:val="42E36EFC"/>
    <w:rsid w:val="434AD5EC"/>
    <w:rsid w:val="43962438"/>
    <w:rsid w:val="43F22C44"/>
    <w:rsid w:val="440513F1"/>
    <w:rsid w:val="440513F1"/>
    <w:rsid w:val="44669B9E"/>
    <w:rsid w:val="451FA0D7"/>
    <w:rsid w:val="460DBD5E"/>
    <w:rsid w:val="46432D45"/>
    <w:rsid w:val="466067D2"/>
    <w:rsid w:val="466576B0"/>
    <w:rsid w:val="468CBBF3"/>
    <w:rsid w:val="474497EA"/>
    <w:rsid w:val="476F796C"/>
    <w:rsid w:val="479C10C9"/>
    <w:rsid w:val="490123FC"/>
    <w:rsid w:val="49439E55"/>
    <w:rsid w:val="497DEE35"/>
    <w:rsid w:val="49834F00"/>
    <w:rsid w:val="49970FAE"/>
    <w:rsid w:val="49BFC671"/>
    <w:rsid w:val="49F44DB6"/>
    <w:rsid w:val="4A4C2CDF"/>
    <w:rsid w:val="4A77905F"/>
    <w:rsid w:val="4A7BDAEC"/>
    <w:rsid w:val="4B0A04D6"/>
    <w:rsid w:val="4B24F4BC"/>
    <w:rsid w:val="4B47C5E5"/>
    <w:rsid w:val="4B5064EB"/>
    <w:rsid w:val="4B97A711"/>
    <w:rsid w:val="4BB243D4"/>
    <w:rsid w:val="4BEACC61"/>
    <w:rsid w:val="4C38422E"/>
    <w:rsid w:val="4C80F698"/>
    <w:rsid w:val="4C900A0A"/>
    <w:rsid w:val="4CB6A4ED"/>
    <w:rsid w:val="4D5659F4"/>
    <w:rsid w:val="4E0ADE44"/>
    <w:rsid w:val="4E10CBE9"/>
    <w:rsid w:val="4E3E9718"/>
    <w:rsid w:val="4E50F47E"/>
    <w:rsid w:val="4E5890AB"/>
    <w:rsid w:val="4ED0442E"/>
    <w:rsid w:val="4EE0001C"/>
    <w:rsid w:val="4F8EDF58"/>
    <w:rsid w:val="4FCBF377"/>
    <w:rsid w:val="4FEE3A0A"/>
    <w:rsid w:val="501987AC"/>
    <w:rsid w:val="50B865A0"/>
    <w:rsid w:val="51478FCE"/>
    <w:rsid w:val="51C66AE9"/>
    <w:rsid w:val="51DCC9CB"/>
    <w:rsid w:val="5208623D"/>
    <w:rsid w:val="5249204C"/>
    <w:rsid w:val="528AF72F"/>
    <w:rsid w:val="53FC8E59"/>
    <w:rsid w:val="544964CD"/>
    <w:rsid w:val="545B5BA8"/>
    <w:rsid w:val="55A0B7FD"/>
    <w:rsid w:val="5609985D"/>
    <w:rsid w:val="5640D13C"/>
    <w:rsid w:val="5655E805"/>
    <w:rsid w:val="5705546A"/>
    <w:rsid w:val="571479FF"/>
    <w:rsid w:val="5747613A"/>
    <w:rsid w:val="5786162A"/>
    <w:rsid w:val="57A3615B"/>
    <w:rsid w:val="57D5F2DA"/>
    <w:rsid w:val="57E74B91"/>
    <w:rsid w:val="5844B1C6"/>
    <w:rsid w:val="58547F2A"/>
    <w:rsid w:val="58ABC2FE"/>
    <w:rsid w:val="58EF9874"/>
    <w:rsid w:val="596B5060"/>
    <w:rsid w:val="59EAEBF8"/>
    <w:rsid w:val="5A7EAAB1"/>
    <w:rsid w:val="5AB32E82"/>
    <w:rsid w:val="5B2C958E"/>
    <w:rsid w:val="5B570560"/>
    <w:rsid w:val="5B570560"/>
    <w:rsid w:val="5B5FE13E"/>
    <w:rsid w:val="5BFD56F9"/>
    <w:rsid w:val="5C00BBE3"/>
    <w:rsid w:val="5C1238D5"/>
    <w:rsid w:val="5C85293C"/>
    <w:rsid w:val="5CABEB48"/>
    <w:rsid w:val="5CC65562"/>
    <w:rsid w:val="5CEB8DC5"/>
    <w:rsid w:val="5D062A39"/>
    <w:rsid w:val="5D5C4584"/>
    <w:rsid w:val="5D7E3363"/>
    <w:rsid w:val="5D9141F8"/>
    <w:rsid w:val="5E382602"/>
    <w:rsid w:val="5E3E5F3C"/>
    <w:rsid w:val="5EC46728"/>
    <w:rsid w:val="5ED72238"/>
    <w:rsid w:val="5EF6BD23"/>
    <w:rsid w:val="5F25D937"/>
    <w:rsid w:val="5F488432"/>
    <w:rsid w:val="5F5832AA"/>
    <w:rsid w:val="601C2B18"/>
    <w:rsid w:val="605207ED"/>
    <w:rsid w:val="60695665"/>
    <w:rsid w:val="60EC356F"/>
    <w:rsid w:val="6114EE87"/>
    <w:rsid w:val="612FAF89"/>
    <w:rsid w:val="61423A88"/>
    <w:rsid w:val="61771D21"/>
    <w:rsid w:val="61887C04"/>
    <w:rsid w:val="61ADCAB4"/>
    <w:rsid w:val="61C4D34A"/>
    <w:rsid w:val="621D9D13"/>
    <w:rsid w:val="62499389"/>
    <w:rsid w:val="6348DF4B"/>
    <w:rsid w:val="637269F5"/>
    <w:rsid w:val="6406A24B"/>
    <w:rsid w:val="64086F61"/>
    <w:rsid w:val="641E7D68"/>
    <w:rsid w:val="643D57BF"/>
    <w:rsid w:val="6492E9BC"/>
    <w:rsid w:val="65308240"/>
    <w:rsid w:val="65356199"/>
    <w:rsid w:val="65437A16"/>
    <w:rsid w:val="6587F5D1"/>
    <w:rsid w:val="66269CCF"/>
    <w:rsid w:val="6684BAFB"/>
    <w:rsid w:val="668FFB5B"/>
    <w:rsid w:val="669F87D2"/>
    <w:rsid w:val="66E2E90E"/>
    <w:rsid w:val="6711A16D"/>
    <w:rsid w:val="672310F1"/>
    <w:rsid w:val="67947D81"/>
    <w:rsid w:val="67ABE49A"/>
    <w:rsid w:val="68143647"/>
    <w:rsid w:val="68428D5D"/>
    <w:rsid w:val="6907C13B"/>
    <w:rsid w:val="69693146"/>
    <w:rsid w:val="697F539C"/>
    <w:rsid w:val="69A51822"/>
    <w:rsid w:val="69AA2EBA"/>
    <w:rsid w:val="6A02D964"/>
    <w:rsid w:val="6A91EE55"/>
    <w:rsid w:val="6AED62A6"/>
    <w:rsid w:val="6B11D670"/>
    <w:rsid w:val="6B137D95"/>
    <w:rsid w:val="6B356B6D"/>
    <w:rsid w:val="6B3C026D"/>
    <w:rsid w:val="6B648A68"/>
    <w:rsid w:val="6BC55366"/>
    <w:rsid w:val="6BEC5668"/>
    <w:rsid w:val="6C328850"/>
    <w:rsid w:val="6CA6FCA9"/>
    <w:rsid w:val="6D456EE9"/>
    <w:rsid w:val="6D4D7ACA"/>
    <w:rsid w:val="6D4FF0CE"/>
    <w:rsid w:val="6D56A413"/>
    <w:rsid w:val="6D56A413"/>
    <w:rsid w:val="6D92313B"/>
    <w:rsid w:val="6DBDCE46"/>
    <w:rsid w:val="6DC00FA4"/>
    <w:rsid w:val="6E536A74"/>
    <w:rsid w:val="6E8DD688"/>
    <w:rsid w:val="6E9B3A1B"/>
    <w:rsid w:val="6E9E9880"/>
    <w:rsid w:val="6EBB1167"/>
    <w:rsid w:val="6F66438A"/>
    <w:rsid w:val="6F67227A"/>
    <w:rsid w:val="6F6771F6"/>
    <w:rsid w:val="6FB1D555"/>
    <w:rsid w:val="6FB40521"/>
    <w:rsid w:val="6FBD357F"/>
    <w:rsid w:val="7037E771"/>
    <w:rsid w:val="70DB25CE"/>
    <w:rsid w:val="710EDEEB"/>
    <w:rsid w:val="71516C2D"/>
    <w:rsid w:val="71951976"/>
    <w:rsid w:val="71D1F6F8"/>
    <w:rsid w:val="71E5BB6C"/>
    <w:rsid w:val="721AC4BF"/>
    <w:rsid w:val="7229B1B4"/>
    <w:rsid w:val="7281DBC3"/>
    <w:rsid w:val="72B284AD"/>
    <w:rsid w:val="72D0F547"/>
    <w:rsid w:val="7370EEB7"/>
    <w:rsid w:val="74054D1A"/>
    <w:rsid w:val="74054D1A"/>
    <w:rsid w:val="7459CE76"/>
    <w:rsid w:val="747D45E2"/>
    <w:rsid w:val="747D4B45"/>
    <w:rsid w:val="75179AF2"/>
    <w:rsid w:val="752AB079"/>
    <w:rsid w:val="7554EA28"/>
    <w:rsid w:val="75B98273"/>
    <w:rsid w:val="7629498B"/>
    <w:rsid w:val="763431EB"/>
    <w:rsid w:val="767E1572"/>
    <w:rsid w:val="76D475A9"/>
    <w:rsid w:val="76EBCA26"/>
    <w:rsid w:val="770ED4AE"/>
    <w:rsid w:val="771B406D"/>
    <w:rsid w:val="772C6829"/>
    <w:rsid w:val="779DB65E"/>
    <w:rsid w:val="77B0634F"/>
    <w:rsid w:val="77F055DF"/>
    <w:rsid w:val="7842BCD6"/>
    <w:rsid w:val="78723CF6"/>
    <w:rsid w:val="78BDBCD7"/>
    <w:rsid w:val="78C0B7B9"/>
    <w:rsid w:val="78FAA443"/>
    <w:rsid w:val="7963FFC1"/>
    <w:rsid w:val="798731F5"/>
    <w:rsid w:val="79C44F00"/>
    <w:rsid w:val="7A68BFB2"/>
    <w:rsid w:val="7A87645D"/>
    <w:rsid w:val="7ABB8BB4"/>
    <w:rsid w:val="7AF8228B"/>
    <w:rsid w:val="7B0CCCFD"/>
    <w:rsid w:val="7B7A7A18"/>
    <w:rsid w:val="7BC19A17"/>
    <w:rsid w:val="7D31CB44"/>
    <w:rsid w:val="7D72EE1F"/>
    <w:rsid w:val="7D93B241"/>
    <w:rsid w:val="7D93F272"/>
    <w:rsid w:val="7DB4888A"/>
    <w:rsid w:val="7E07A4BB"/>
    <w:rsid w:val="7E18605A"/>
    <w:rsid w:val="7E196ABD"/>
    <w:rsid w:val="7F50934E"/>
    <w:rsid w:val="7F86A3DD"/>
    <w:rsid w:val="7FB81A73"/>
    <w:rsid w:val="7FEE4934"/>
    <w:rsid w:val="7FF4C8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36ABC3"/>
  <w15:chartTrackingRefBased/>
  <w15:docId w15:val="{444AA256-2E5D-4F11-B8F6-C7AA89C84B3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60" w:line="259" w:lineRule="auto"/>
    </w:pPr>
    <w:rPr>
      <w:sz w:val="22"/>
      <w:szCs w:val="22"/>
    </w:rPr>
  </w:style>
  <w:style w:type="paragraph" w:styleId="Heading2">
    <w:name w:val="heading 2"/>
    <w:basedOn w:val="Normal"/>
    <w:link w:val="Heading2Char"/>
    <w:uiPriority w:val="9"/>
    <w:qFormat/>
    <w:rsid w:val="009D5A92"/>
    <w:pPr>
      <w:spacing w:before="100" w:beforeAutospacing="1" w:after="100" w:afterAutospacing="1" w:line="240" w:lineRule="auto"/>
      <w:outlineLvl w:val="1"/>
    </w:pPr>
    <w:rPr>
      <w:rFonts w:ascii="Times New Roman" w:hAnsi="Times New Roman" w:eastAsia="Times New Roman"/>
      <w:b/>
      <w:bCs/>
      <w:sz w:val="36"/>
      <w:szCs w:val="36"/>
    </w:rPr>
  </w:style>
  <w:style w:type="paragraph" w:styleId="Heading3">
    <w:name w:val="heading 3"/>
    <w:basedOn w:val="Normal"/>
    <w:next w:val="Normal"/>
    <w:link w:val="Heading3Char"/>
    <w:uiPriority w:val="9"/>
    <w:semiHidden/>
    <w:unhideWhenUsed/>
    <w:qFormat/>
    <w:rsid w:val="009C1A47"/>
    <w:pPr>
      <w:keepNext/>
      <w:spacing w:before="240" w:after="60"/>
      <w:outlineLvl w:val="2"/>
    </w:pPr>
    <w:rPr>
      <w:rFonts w:asciiTheme="majorHAnsi" w:hAnsiTheme="majorHAnsi" w:eastAsiaTheme="majorEastAsia" w:cstheme="majorBidi"/>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C134A3"/>
    <w:pPr>
      <w:tabs>
        <w:tab w:val="center" w:pos="4680"/>
        <w:tab w:val="right" w:pos="9360"/>
      </w:tabs>
    </w:pPr>
  </w:style>
  <w:style w:type="character" w:styleId="HeaderChar" w:customStyle="1">
    <w:name w:val="Header Char"/>
    <w:link w:val="Header"/>
    <w:uiPriority w:val="99"/>
    <w:rsid w:val="00C134A3"/>
    <w:rPr>
      <w:sz w:val="22"/>
      <w:szCs w:val="22"/>
    </w:rPr>
  </w:style>
  <w:style w:type="paragraph" w:styleId="Footer">
    <w:name w:val="footer"/>
    <w:basedOn w:val="Normal"/>
    <w:link w:val="FooterChar"/>
    <w:uiPriority w:val="99"/>
    <w:unhideWhenUsed/>
    <w:rsid w:val="00C134A3"/>
    <w:pPr>
      <w:tabs>
        <w:tab w:val="center" w:pos="4680"/>
        <w:tab w:val="right" w:pos="9360"/>
      </w:tabs>
    </w:pPr>
  </w:style>
  <w:style w:type="character" w:styleId="FooterChar" w:customStyle="1">
    <w:name w:val="Footer Char"/>
    <w:link w:val="Footer"/>
    <w:uiPriority w:val="99"/>
    <w:rsid w:val="00C134A3"/>
    <w:rPr>
      <w:sz w:val="22"/>
      <w:szCs w:val="22"/>
    </w:rPr>
  </w:style>
  <w:style w:type="table" w:styleId="TableGrid">
    <w:name w:val="Table Grid"/>
    <w:basedOn w:val="TableNormal"/>
    <w:uiPriority w:val="39"/>
    <w:rsid w:val="00256D0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link w:val="BalloonTextChar"/>
    <w:uiPriority w:val="99"/>
    <w:semiHidden/>
    <w:unhideWhenUsed/>
    <w:rsid w:val="00481C6B"/>
    <w:pPr>
      <w:spacing w:after="0" w:line="240" w:lineRule="auto"/>
    </w:pPr>
    <w:rPr>
      <w:rFonts w:ascii="Segoe UI" w:hAnsi="Segoe UI" w:cs="Segoe UI"/>
      <w:sz w:val="18"/>
      <w:szCs w:val="18"/>
    </w:rPr>
  </w:style>
  <w:style w:type="character" w:styleId="BalloonTextChar" w:customStyle="1">
    <w:name w:val="Balloon Text Char"/>
    <w:link w:val="BalloonText"/>
    <w:uiPriority w:val="99"/>
    <w:semiHidden/>
    <w:rsid w:val="00481C6B"/>
    <w:rPr>
      <w:rFonts w:ascii="Segoe UI" w:hAnsi="Segoe UI" w:cs="Segoe UI"/>
      <w:sz w:val="18"/>
      <w:szCs w:val="18"/>
    </w:rPr>
  </w:style>
  <w:style w:type="character" w:styleId="Heading2Char" w:customStyle="1">
    <w:name w:val="Heading 2 Char"/>
    <w:link w:val="Heading2"/>
    <w:uiPriority w:val="9"/>
    <w:rsid w:val="009D5A92"/>
    <w:rPr>
      <w:rFonts w:ascii="Times New Roman" w:hAnsi="Times New Roman" w:eastAsia="Times New Roman"/>
      <w:b/>
      <w:bCs/>
      <w:sz w:val="36"/>
      <w:szCs w:val="36"/>
    </w:rPr>
  </w:style>
  <w:style w:type="character" w:styleId="Strong">
    <w:name w:val="Strong"/>
    <w:uiPriority w:val="22"/>
    <w:qFormat/>
    <w:rsid w:val="009D5A92"/>
    <w:rPr>
      <w:b/>
      <w:bCs/>
    </w:rPr>
  </w:style>
  <w:style w:type="paragraph" w:styleId="NormalWeb">
    <w:name w:val="Normal (Web)"/>
    <w:basedOn w:val="Normal"/>
    <w:uiPriority w:val="99"/>
    <w:unhideWhenUsed/>
    <w:rsid w:val="009D5A92"/>
    <w:pPr>
      <w:spacing w:before="100" w:beforeAutospacing="1" w:after="100" w:afterAutospacing="1" w:line="240" w:lineRule="auto"/>
    </w:pPr>
    <w:rPr>
      <w:rFonts w:ascii="Times New Roman" w:hAnsi="Times New Roman" w:eastAsia="Times New Roman"/>
      <w:sz w:val="24"/>
      <w:szCs w:val="24"/>
    </w:rPr>
  </w:style>
  <w:style w:type="character" w:styleId="Emphasis">
    <w:name w:val="Emphasis"/>
    <w:uiPriority w:val="20"/>
    <w:qFormat/>
    <w:rsid w:val="009D5A92"/>
    <w:rPr>
      <w:i/>
      <w:iCs/>
    </w:rPr>
  </w:style>
  <w:style w:type="character" w:styleId="HTMLCite">
    <w:name w:val="HTML Cite"/>
    <w:uiPriority w:val="99"/>
    <w:semiHidden/>
    <w:unhideWhenUsed/>
    <w:rsid w:val="009D5A92"/>
    <w:rPr>
      <w:i/>
      <w:iCs/>
    </w:rPr>
  </w:style>
  <w:style w:type="character" w:styleId="Hyperlink">
    <w:name w:val="Hyperlink"/>
    <w:uiPriority w:val="99"/>
    <w:unhideWhenUsed/>
    <w:rsid w:val="00CC23EE"/>
    <w:rPr>
      <w:color w:val="0563C1"/>
      <w:u w:val="single"/>
    </w:rPr>
  </w:style>
  <w:style w:type="paragraph" w:styleId="ColorfulList-Accent11" w:customStyle="1">
    <w:name w:val="Colorful List - Accent 11"/>
    <w:basedOn w:val="Normal"/>
    <w:uiPriority w:val="34"/>
    <w:qFormat/>
    <w:rsid w:val="0070780B"/>
    <w:pPr>
      <w:ind w:left="720"/>
    </w:pPr>
  </w:style>
  <w:style w:type="character" w:styleId="CommentReference">
    <w:name w:val="Comment Reference"/>
    <w:uiPriority w:val="99"/>
    <w:semiHidden/>
    <w:unhideWhenUsed/>
    <w:rsid w:val="00082625"/>
    <w:rPr>
      <w:sz w:val="18"/>
      <w:szCs w:val="18"/>
    </w:rPr>
  </w:style>
  <w:style w:type="paragraph" w:styleId="CommentText">
    <w:name w:val="Comment Text"/>
    <w:basedOn w:val="Normal"/>
    <w:link w:val="CommentTextChar"/>
    <w:uiPriority w:val="99"/>
    <w:semiHidden/>
    <w:unhideWhenUsed/>
    <w:rsid w:val="00082625"/>
    <w:rPr>
      <w:sz w:val="24"/>
      <w:szCs w:val="24"/>
    </w:rPr>
  </w:style>
  <w:style w:type="character" w:styleId="CommentTextChar" w:customStyle="1">
    <w:name w:val="Comment Text Char"/>
    <w:link w:val="CommentText"/>
    <w:uiPriority w:val="99"/>
    <w:semiHidden/>
    <w:rsid w:val="00082625"/>
    <w:rPr>
      <w:sz w:val="24"/>
      <w:szCs w:val="24"/>
    </w:rPr>
  </w:style>
  <w:style w:type="paragraph" w:styleId="CommentSubject">
    <w:name w:val="Comment Subject"/>
    <w:basedOn w:val="CommentText"/>
    <w:next w:val="CommentText"/>
    <w:link w:val="CommentSubjectChar"/>
    <w:uiPriority w:val="99"/>
    <w:semiHidden/>
    <w:unhideWhenUsed/>
    <w:rsid w:val="00082625"/>
    <w:rPr>
      <w:b/>
      <w:bCs/>
      <w:sz w:val="20"/>
      <w:szCs w:val="20"/>
    </w:rPr>
  </w:style>
  <w:style w:type="character" w:styleId="CommentSubjectChar" w:customStyle="1">
    <w:name w:val="Comment Subject Char"/>
    <w:link w:val="CommentSubject"/>
    <w:uiPriority w:val="99"/>
    <w:semiHidden/>
    <w:rsid w:val="00082625"/>
    <w:rPr>
      <w:b/>
      <w:bCs/>
      <w:sz w:val="24"/>
      <w:szCs w:val="24"/>
    </w:rPr>
  </w:style>
  <w:style w:type="paragraph" w:styleId="Revision">
    <w:name w:val="Revision"/>
    <w:hidden/>
    <w:uiPriority w:val="99"/>
    <w:semiHidden/>
    <w:rsid w:val="006515A3"/>
    <w:rPr>
      <w:sz w:val="22"/>
      <w:szCs w:val="22"/>
    </w:rPr>
  </w:style>
  <w:style w:type="character" w:styleId="Heading3Char" w:customStyle="1">
    <w:name w:val="Heading 3 Char"/>
    <w:basedOn w:val="DefaultParagraphFont"/>
    <w:link w:val="Heading3"/>
    <w:uiPriority w:val="9"/>
    <w:semiHidden/>
    <w:rsid w:val="009C1A47"/>
    <w:rPr>
      <w:rFonts w:asciiTheme="majorHAnsi" w:hAnsiTheme="majorHAnsi" w:eastAsiaTheme="majorEastAsia" w:cstheme="majorBidi"/>
      <w:b/>
      <w:bCs/>
      <w:sz w:val="26"/>
      <w:szCs w:val="26"/>
    </w:rPr>
  </w:style>
  <w:style w:type="paragraph" w:styleId="ListParagraph">
    <w:name w:val="List Paragraph"/>
    <w:basedOn w:val="Normal"/>
    <w:uiPriority w:val="34"/>
    <w:qFormat/>
    <w:rsid w:val="008E760C"/>
    <w:pPr>
      <w:ind w:left="720"/>
      <w:contextualSpacing/>
    </w:pPr>
  </w:style>
  <w:style w:type="paragraph" w:styleId="Heading1">
    <w:uiPriority w:val="9"/>
    <w:name w:val="heading 1"/>
    <w:basedOn w:val="Normal"/>
    <w:next w:val="Normal"/>
    <w:qFormat/>
    <w:rsid w:val="06B4D76B"/>
    <w:rPr>
      <w:rFonts w:ascii="Calibri Light" w:hAnsi="Calibri Light" w:eastAsia="" w:cs="" w:asciiTheme="majorAscii" w:hAnsiTheme="majorAscii" w:eastAsiaTheme="majorEastAsia" w:cstheme="majorBidi"/>
      <w:color w:val="2F5496"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907">
      <w:bodyDiv w:val="1"/>
      <w:marLeft w:val="0"/>
      <w:marRight w:val="0"/>
      <w:marTop w:val="0"/>
      <w:marBottom w:val="0"/>
      <w:divBdr>
        <w:top w:val="none" w:sz="0" w:space="0" w:color="auto"/>
        <w:left w:val="none" w:sz="0" w:space="0" w:color="auto"/>
        <w:bottom w:val="none" w:sz="0" w:space="0" w:color="auto"/>
        <w:right w:val="none" w:sz="0" w:space="0" w:color="auto"/>
      </w:divBdr>
      <w:divsChild>
        <w:div w:id="819154332">
          <w:marLeft w:val="0"/>
          <w:marRight w:val="0"/>
          <w:marTop w:val="0"/>
          <w:marBottom w:val="0"/>
          <w:divBdr>
            <w:top w:val="none" w:sz="0" w:space="0" w:color="auto"/>
            <w:left w:val="none" w:sz="0" w:space="0" w:color="auto"/>
            <w:bottom w:val="none" w:sz="0" w:space="0" w:color="auto"/>
            <w:right w:val="none" w:sz="0" w:space="0" w:color="auto"/>
          </w:divBdr>
        </w:div>
      </w:divsChild>
    </w:div>
    <w:div w:id="64836130">
      <w:bodyDiv w:val="1"/>
      <w:marLeft w:val="0"/>
      <w:marRight w:val="0"/>
      <w:marTop w:val="0"/>
      <w:marBottom w:val="0"/>
      <w:divBdr>
        <w:top w:val="none" w:sz="0" w:space="0" w:color="auto"/>
        <w:left w:val="none" w:sz="0" w:space="0" w:color="auto"/>
        <w:bottom w:val="none" w:sz="0" w:space="0" w:color="auto"/>
        <w:right w:val="none" w:sz="0" w:space="0" w:color="auto"/>
      </w:divBdr>
      <w:divsChild>
        <w:div w:id="1023745406">
          <w:marLeft w:val="0"/>
          <w:marRight w:val="0"/>
          <w:marTop w:val="0"/>
          <w:marBottom w:val="0"/>
          <w:divBdr>
            <w:top w:val="none" w:sz="0" w:space="0" w:color="auto"/>
            <w:left w:val="none" w:sz="0" w:space="0" w:color="auto"/>
            <w:bottom w:val="none" w:sz="0" w:space="0" w:color="auto"/>
            <w:right w:val="none" w:sz="0" w:space="0" w:color="auto"/>
          </w:divBdr>
        </w:div>
      </w:divsChild>
    </w:div>
    <w:div w:id="86005086">
      <w:bodyDiv w:val="1"/>
      <w:marLeft w:val="0"/>
      <w:marRight w:val="0"/>
      <w:marTop w:val="0"/>
      <w:marBottom w:val="0"/>
      <w:divBdr>
        <w:top w:val="none" w:sz="0" w:space="0" w:color="auto"/>
        <w:left w:val="none" w:sz="0" w:space="0" w:color="auto"/>
        <w:bottom w:val="none" w:sz="0" w:space="0" w:color="auto"/>
        <w:right w:val="none" w:sz="0" w:space="0" w:color="auto"/>
      </w:divBdr>
      <w:divsChild>
        <w:div w:id="1397163188">
          <w:marLeft w:val="0"/>
          <w:marRight w:val="0"/>
          <w:marTop w:val="0"/>
          <w:marBottom w:val="0"/>
          <w:divBdr>
            <w:top w:val="none" w:sz="0" w:space="0" w:color="auto"/>
            <w:left w:val="none" w:sz="0" w:space="0" w:color="auto"/>
            <w:bottom w:val="none" w:sz="0" w:space="0" w:color="auto"/>
            <w:right w:val="none" w:sz="0" w:space="0" w:color="auto"/>
          </w:divBdr>
        </w:div>
      </w:divsChild>
    </w:div>
    <w:div w:id="100035465">
      <w:bodyDiv w:val="1"/>
      <w:marLeft w:val="0"/>
      <w:marRight w:val="0"/>
      <w:marTop w:val="0"/>
      <w:marBottom w:val="0"/>
      <w:divBdr>
        <w:top w:val="none" w:sz="0" w:space="0" w:color="auto"/>
        <w:left w:val="none" w:sz="0" w:space="0" w:color="auto"/>
        <w:bottom w:val="none" w:sz="0" w:space="0" w:color="auto"/>
        <w:right w:val="none" w:sz="0" w:space="0" w:color="auto"/>
      </w:divBdr>
      <w:divsChild>
        <w:div w:id="607542976">
          <w:marLeft w:val="0"/>
          <w:marRight w:val="0"/>
          <w:marTop w:val="0"/>
          <w:marBottom w:val="0"/>
          <w:divBdr>
            <w:top w:val="none" w:sz="0" w:space="0" w:color="auto"/>
            <w:left w:val="none" w:sz="0" w:space="0" w:color="auto"/>
            <w:bottom w:val="none" w:sz="0" w:space="0" w:color="auto"/>
            <w:right w:val="none" w:sz="0" w:space="0" w:color="auto"/>
          </w:divBdr>
        </w:div>
      </w:divsChild>
    </w:div>
    <w:div w:id="119810208">
      <w:bodyDiv w:val="1"/>
      <w:marLeft w:val="0"/>
      <w:marRight w:val="0"/>
      <w:marTop w:val="0"/>
      <w:marBottom w:val="0"/>
      <w:divBdr>
        <w:top w:val="none" w:sz="0" w:space="0" w:color="auto"/>
        <w:left w:val="none" w:sz="0" w:space="0" w:color="auto"/>
        <w:bottom w:val="none" w:sz="0" w:space="0" w:color="auto"/>
        <w:right w:val="none" w:sz="0" w:space="0" w:color="auto"/>
      </w:divBdr>
      <w:divsChild>
        <w:div w:id="18356082">
          <w:marLeft w:val="0"/>
          <w:marRight w:val="0"/>
          <w:marTop w:val="0"/>
          <w:marBottom w:val="0"/>
          <w:divBdr>
            <w:top w:val="none" w:sz="0" w:space="0" w:color="auto"/>
            <w:left w:val="none" w:sz="0" w:space="0" w:color="auto"/>
            <w:bottom w:val="none" w:sz="0" w:space="0" w:color="auto"/>
            <w:right w:val="none" w:sz="0" w:space="0" w:color="auto"/>
          </w:divBdr>
        </w:div>
      </w:divsChild>
    </w:div>
    <w:div w:id="353532454">
      <w:bodyDiv w:val="1"/>
      <w:marLeft w:val="0"/>
      <w:marRight w:val="0"/>
      <w:marTop w:val="0"/>
      <w:marBottom w:val="0"/>
      <w:divBdr>
        <w:top w:val="none" w:sz="0" w:space="0" w:color="auto"/>
        <w:left w:val="none" w:sz="0" w:space="0" w:color="auto"/>
        <w:bottom w:val="none" w:sz="0" w:space="0" w:color="auto"/>
        <w:right w:val="none" w:sz="0" w:space="0" w:color="auto"/>
      </w:divBdr>
      <w:divsChild>
        <w:div w:id="856315433">
          <w:marLeft w:val="0"/>
          <w:marRight w:val="0"/>
          <w:marTop w:val="0"/>
          <w:marBottom w:val="0"/>
          <w:divBdr>
            <w:top w:val="none" w:sz="0" w:space="0" w:color="auto"/>
            <w:left w:val="none" w:sz="0" w:space="0" w:color="auto"/>
            <w:bottom w:val="none" w:sz="0" w:space="0" w:color="auto"/>
            <w:right w:val="none" w:sz="0" w:space="0" w:color="auto"/>
          </w:divBdr>
        </w:div>
      </w:divsChild>
    </w:div>
    <w:div w:id="436558616">
      <w:bodyDiv w:val="1"/>
      <w:marLeft w:val="0"/>
      <w:marRight w:val="0"/>
      <w:marTop w:val="0"/>
      <w:marBottom w:val="0"/>
      <w:divBdr>
        <w:top w:val="none" w:sz="0" w:space="0" w:color="auto"/>
        <w:left w:val="none" w:sz="0" w:space="0" w:color="auto"/>
        <w:bottom w:val="none" w:sz="0" w:space="0" w:color="auto"/>
        <w:right w:val="none" w:sz="0" w:space="0" w:color="auto"/>
      </w:divBdr>
      <w:divsChild>
        <w:div w:id="1735353568">
          <w:marLeft w:val="0"/>
          <w:marRight w:val="0"/>
          <w:marTop w:val="0"/>
          <w:marBottom w:val="0"/>
          <w:divBdr>
            <w:top w:val="none" w:sz="0" w:space="0" w:color="auto"/>
            <w:left w:val="none" w:sz="0" w:space="0" w:color="auto"/>
            <w:bottom w:val="none" w:sz="0" w:space="0" w:color="auto"/>
            <w:right w:val="none" w:sz="0" w:space="0" w:color="auto"/>
          </w:divBdr>
        </w:div>
      </w:divsChild>
    </w:div>
    <w:div w:id="571425678">
      <w:bodyDiv w:val="1"/>
      <w:marLeft w:val="0"/>
      <w:marRight w:val="0"/>
      <w:marTop w:val="0"/>
      <w:marBottom w:val="0"/>
      <w:divBdr>
        <w:top w:val="none" w:sz="0" w:space="0" w:color="auto"/>
        <w:left w:val="none" w:sz="0" w:space="0" w:color="auto"/>
        <w:bottom w:val="none" w:sz="0" w:space="0" w:color="auto"/>
        <w:right w:val="none" w:sz="0" w:space="0" w:color="auto"/>
      </w:divBdr>
      <w:divsChild>
        <w:div w:id="795829306">
          <w:marLeft w:val="0"/>
          <w:marRight w:val="0"/>
          <w:marTop w:val="0"/>
          <w:marBottom w:val="0"/>
          <w:divBdr>
            <w:top w:val="none" w:sz="0" w:space="0" w:color="auto"/>
            <w:left w:val="none" w:sz="0" w:space="0" w:color="auto"/>
            <w:bottom w:val="none" w:sz="0" w:space="0" w:color="auto"/>
            <w:right w:val="none" w:sz="0" w:space="0" w:color="auto"/>
          </w:divBdr>
        </w:div>
      </w:divsChild>
    </w:div>
    <w:div w:id="607199159">
      <w:bodyDiv w:val="1"/>
      <w:marLeft w:val="0"/>
      <w:marRight w:val="0"/>
      <w:marTop w:val="0"/>
      <w:marBottom w:val="0"/>
      <w:divBdr>
        <w:top w:val="none" w:sz="0" w:space="0" w:color="auto"/>
        <w:left w:val="none" w:sz="0" w:space="0" w:color="auto"/>
        <w:bottom w:val="none" w:sz="0" w:space="0" w:color="auto"/>
        <w:right w:val="none" w:sz="0" w:space="0" w:color="auto"/>
      </w:divBdr>
      <w:divsChild>
        <w:div w:id="1324353124">
          <w:marLeft w:val="0"/>
          <w:marRight w:val="0"/>
          <w:marTop w:val="0"/>
          <w:marBottom w:val="0"/>
          <w:divBdr>
            <w:top w:val="none" w:sz="0" w:space="0" w:color="auto"/>
            <w:left w:val="none" w:sz="0" w:space="0" w:color="auto"/>
            <w:bottom w:val="none" w:sz="0" w:space="0" w:color="auto"/>
            <w:right w:val="none" w:sz="0" w:space="0" w:color="auto"/>
          </w:divBdr>
        </w:div>
      </w:divsChild>
    </w:div>
    <w:div w:id="649211560">
      <w:bodyDiv w:val="1"/>
      <w:marLeft w:val="0"/>
      <w:marRight w:val="0"/>
      <w:marTop w:val="0"/>
      <w:marBottom w:val="0"/>
      <w:divBdr>
        <w:top w:val="none" w:sz="0" w:space="0" w:color="auto"/>
        <w:left w:val="none" w:sz="0" w:space="0" w:color="auto"/>
        <w:bottom w:val="none" w:sz="0" w:space="0" w:color="auto"/>
        <w:right w:val="none" w:sz="0" w:space="0" w:color="auto"/>
      </w:divBdr>
      <w:divsChild>
        <w:div w:id="1476483936">
          <w:marLeft w:val="0"/>
          <w:marRight w:val="0"/>
          <w:marTop w:val="0"/>
          <w:marBottom w:val="0"/>
          <w:divBdr>
            <w:top w:val="none" w:sz="0" w:space="0" w:color="auto"/>
            <w:left w:val="none" w:sz="0" w:space="0" w:color="auto"/>
            <w:bottom w:val="none" w:sz="0" w:space="0" w:color="auto"/>
            <w:right w:val="none" w:sz="0" w:space="0" w:color="auto"/>
          </w:divBdr>
        </w:div>
      </w:divsChild>
    </w:div>
    <w:div w:id="782459514">
      <w:bodyDiv w:val="1"/>
      <w:marLeft w:val="0"/>
      <w:marRight w:val="0"/>
      <w:marTop w:val="0"/>
      <w:marBottom w:val="0"/>
      <w:divBdr>
        <w:top w:val="none" w:sz="0" w:space="0" w:color="auto"/>
        <w:left w:val="none" w:sz="0" w:space="0" w:color="auto"/>
        <w:bottom w:val="none" w:sz="0" w:space="0" w:color="auto"/>
        <w:right w:val="none" w:sz="0" w:space="0" w:color="auto"/>
      </w:divBdr>
      <w:divsChild>
        <w:div w:id="816336702">
          <w:marLeft w:val="0"/>
          <w:marRight w:val="0"/>
          <w:marTop w:val="0"/>
          <w:marBottom w:val="0"/>
          <w:divBdr>
            <w:top w:val="none" w:sz="0" w:space="0" w:color="auto"/>
            <w:left w:val="none" w:sz="0" w:space="0" w:color="auto"/>
            <w:bottom w:val="none" w:sz="0" w:space="0" w:color="auto"/>
            <w:right w:val="none" w:sz="0" w:space="0" w:color="auto"/>
          </w:divBdr>
        </w:div>
      </w:divsChild>
    </w:div>
    <w:div w:id="992366581">
      <w:bodyDiv w:val="1"/>
      <w:marLeft w:val="0"/>
      <w:marRight w:val="0"/>
      <w:marTop w:val="0"/>
      <w:marBottom w:val="0"/>
      <w:divBdr>
        <w:top w:val="none" w:sz="0" w:space="0" w:color="auto"/>
        <w:left w:val="none" w:sz="0" w:space="0" w:color="auto"/>
        <w:bottom w:val="none" w:sz="0" w:space="0" w:color="auto"/>
        <w:right w:val="none" w:sz="0" w:space="0" w:color="auto"/>
      </w:divBdr>
      <w:divsChild>
        <w:div w:id="935671390">
          <w:marLeft w:val="0"/>
          <w:marRight w:val="0"/>
          <w:marTop w:val="0"/>
          <w:marBottom w:val="0"/>
          <w:divBdr>
            <w:top w:val="none" w:sz="0" w:space="0" w:color="auto"/>
            <w:left w:val="none" w:sz="0" w:space="0" w:color="auto"/>
            <w:bottom w:val="none" w:sz="0" w:space="0" w:color="auto"/>
            <w:right w:val="none" w:sz="0" w:space="0" w:color="auto"/>
          </w:divBdr>
        </w:div>
      </w:divsChild>
    </w:div>
    <w:div w:id="1087964533">
      <w:bodyDiv w:val="1"/>
      <w:marLeft w:val="0"/>
      <w:marRight w:val="0"/>
      <w:marTop w:val="0"/>
      <w:marBottom w:val="0"/>
      <w:divBdr>
        <w:top w:val="none" w:sz="0" w:space="0" w:color="auto"/>
        <w:left w:val="none" w:sz="0" w:space="0" w:color="auto"/>
        <w:bottom w:val="none" w:sz="0" w:space="0" w:color="auto"/>
        <w:right w:val="none" w:sz="0" w:space="0" w:color="auto"/>
      </w:divBdr>
      <w:divsChild>
        <w:div w:id="468403393">
          <w:marLeft w:val="0"/>
          <w:marRight w:val="0"/>
          <w:marTop w:val="0"/>
          <w:marBottom w:val="0"/>
          <w:divBdr>
            <w:top w:val="none" w:sz="0" w:space="0" w:color="auto"/>
            <w:left w:val="none" w:sz="0" w:space="0" w:color="auto"/>
            <w:bottom w:val="none" w:sz="0" w:space="0" w:color="auto"/>
            <w:right w:val="none" w:sz="0" w:space="0" w:color="auto"/>
          </w:divBdr>
        </w:div>
      </w:divsChild>
    </w:div>
    <w:div w:id="1632857577">
      <w:bodyDiv w:val="1"/>
      <w:marLeft w:val="0"/>
      <w:marRight w:val="0"/>
      <w:marTop w:val="0"/>
      <w:marBottom w:val="0"/>
      <w:divBdr>
        <w:top w:val="none" w:sz="0" w:space="0" w:color="auto"/>
        <w:left w:val="none" w:sz="0" w:space="0" w:color="auto"/>
        <w:bottom w:val="none" w:sz="0" w:space="0" w:color="auto"/>
        <w:right w:val="none" w:sz="0" w:space="0" w:color="auto"/>
      </w:divBdr>
      <w:divsChild>
        <w:div w:id="1070467435">
          <w:marLeft w:val="0"/>
          <w:marRight w:val="0"/>
          <w:marTop w:val="0"/>
          <w:marBottom w:val="0"/>
          <w:divBdr>
            <w:top w:val="none" w:sz="0" w:space="0" w:color="auto"/>
            <w:left w:val="none" w:sz="0" w:space="0" w:color="auto"/>
            <w:bottom w:val="none" w:sz="0" w:space="0" w:color="auto"/>
            <w:right w:val="none" w:sz="0" w:space="0" w:color="auto"/>
          </w:divBdr>
        </w:div>
      </w:divsChild>
    </w:div>
    <w:div w:id="1693804203">
      <w:bodyDiv w:val="1"/>
      <w:marLeft w:val="0"/>
      <w:marRight w:val="0"/>
      <w:marTop w:val="0"/>
      <w:marBottom w:val="0"/>
      <w:divBdr>
        <w:top w:val="none" w:sz="0" w:space="0" w:color="auto"/>
        <w:left w:val="none" w:sz="0" w:space="0" w:color="auto"/>
        <w:bottom w:val="none" w:sz="0" w:space="0" w:color="auto"/>
        <w:right w:val="none" w:sz="0" w:space="0" w:color="auto"/>
      </w:divBdr>
      <w:divsChild>
        <w:div w:id="1541629468">
          <w:marLeft w:val="0"/>
          <w:marRight w:val="0"/>
          <w:marTop w:val="0"/>
          <w:marBottom w:val="0"/>
          <w:divBdr>
            <w:top w:val="none" w:sz="0" w:space="0" w:color="auto"/>
            <w:left w:val="none" w:sz="0" w:space="0" w:color="auto"/>
            <w:bottom w:val="none" w:sz="0" w:space="0" w:color="auto"/>
            <w:right w:val="none" w:sz="0" w:space="0" w:color="auto"/>
          </w:divBdr>
        </w:div>
      </w:divsChild>
    </w:div>
    <w:div w:id="1907841137">
      <w:bodyDiv w:val="1"/>
      <w:marLeft w:val="0"/>
      <w:marRight w:val="0"/>
      <w:marTop w:val="0"/>
      <w:marBottom w:val="0"/>
      <w:divBdr>
        <w:top w:val="none" w:sz="0" w:space="0" w:color="auto"/>
        <w:left w:val="none" w:sz="0" w:space="0" w:color="auto"/>
        <w:bottom w:val="none" w:sz="0" w:space="0" w:color="auto"/>
        <w:right w:val="none" w:sz="0" w:space="0" w:color="auto"/>
      </w:divBdr>
      <w:divsChild>
        <w:div w:id="927694529">
          <w:marLeft w:val="0"/>
          <w:marRight w:val="0"/>
          <w:marTop w:val="0"/>
          <w:marBottom w:val="0"/>
          <w:divBdr>
            <w:top w:val="none" w:sz="0" w:space="0" w:color="auto"/>
            <w:left w:val="none" w:sz="0" w:space="0" w:color="auto"/>
            <w:bottom w:val="none" w:sz="0" w:space="0" w:color="auto"/>
            <w:right w:val="none" w:sz="0" w:space="0" w:color="auto"/>
          </w:divBdr>
        </w:div>
      </w:divsChild>
    </w:div>
    <w:div w:id="1975135627">
      <w:bodyDiv w:val="1"/>
      <w:marLeft w:val="0"/>
      <w:marRight w:val="0"/>
      <w:marTop w:val="0"/>
      <w:marBottom w:val="0"/>
      <w:divBdr>
        <w:top w:val="none" w:sz="0" w:space="0" w:color="auto"/>
        <w:left w:val="none" w:sz="0" w:space="0" w:color="auto"/>
        <w:bottom w:val="none" w:sz="0" w:space="0" w:color="auto"/>
        <w:right w:val="none" w:sz="0" w:space="0" w:color="auto"/>
      </w:divBdr>
      <w:divsChild>
        <w:div w:id="372923235">
          <w:marLeft w:val="0"/>
          <w:marRight w:val="0"/>
          <w:marTop w:val="0"/>
          <w:marBottom w:val="0"/>
          <w:divBdr>
            <w:top w:val="none" w:sz="0" w:space="0" w:color="auto"/>
            <w:left w:val="none" w:sz="0" w:space="0" w:color="auto"/>
            <w:bottom w:val="none" w:sz="0" w:space="0" w:color="auto"/>
            <w:right w:val="none" w:sz="0" w:space="0" w:color="auto"/>
          </w:divBdr>
        </w:div>
      </w:divsChild>
    </w:div>
    <w:div w:id="2139297817">
      <w:bodyDiv w:val="1"/>
      <w:marLeft w:val="0"/>
      <w:marRight w:val="0"/>
      <w:marTop w:val="0"/>
      <w:marBottom w:val="0"/>
      <w:divBdr>
        <w:top w:val="none" w:sz="0" w:space="0" w:color="auto"/>
        <w:left w:val="none" w:sz="0" w:space="0" w:color="auto"/>
        <w:bottom w:val="none" w:sz="0" w:space="0" w:color="auto"/>
        <w:right w:val="none" w:sz="0" w:space="0" w:color="auto"/>
      </w:divBdr>
      <w:divsChild>
        <w:div w:id="11519408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openxmlformats.org/officeDocument/2006/relationships/customXml" Target="../customXml/item2.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3.xml" Id="rId12" /><Relationship Type="http://schemas.openxmlformats.org/officeDocument/2006/relationships/theme" Target="theme/theme1.xml" Id="rId17" /><Relationship Type="http://schemas.openxmlformats.org/officeDocument/2006/relationships/numbering" Target="numbering.xml" Id="rId2" /><Relationship Type="http://schemas.microsoft.com/office/2011/relationships/people" Target="people.xml" Id="rId16" /><Relationship Type="http://schemas.openxmlformats.org/officeDocument/2006/relationships/customXml" Target="../customXml/item4.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fontTable" Target="fontTable.xml" Id="rId15" /><Relationship Type="http://schemas.openxmlformats.org/officeDocument/2006/relationships/footer" Target="footer1.xml" Id="rId10" /><Relationship Type="http://schemas.openxmlformats.org/officeDocument/2006/relationships/customXml" Target="../customXml/item3.xml" Id="rId19" /><Relationship Type="http://schemas.openxmlformats.org/officeDocument/2006/relationships/settings" Target="settings.xml" Id="rId4" /><Relationship Type="http://schemas.openxmlformats.org/officeDocument/2006/relationships/header" Target="header2.xml" Id="rId9" /><Relationship Type="http://schemas.microsoft.com/office/2020/10/relationships/intelligence" Target="intelligence2.xml" Id="R98e87da021fc438f" /><Relationship Type="http://schemas.openxmlformats.org/officeDocument/2006/relationships/hyperlink" Target="https://www.flinnsci.com/api/library/Download/c72433f3c1c4436ebec63bd06bee4768" TargetMode="External" Id="Rdb12ead12c9040f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B88FD6E21FA0D498AF3C30A96C7581C" ma:contentTypeVersion="4" ma:contentTypeDescription="Create a new document." ma:contentTypeScope="" ma:versionID="61a5edd98c582d4efb67e5903f7c7326">
  <xsd:schema xmlns:xsd="http://www.w3.org/2001/XMLSchema" xmlns:xs="http://www.w3.org/2001/XMLSchema" xmlns:p="http://schemas.microsoft.com/office/2006/metadata/properties" xmlns:ns2="4f8854ec-a982-4f2e-8928-d91a24c7a2d4" targetNamespace="http://schemas.microsoft.com/office/2006/metadata/properties" ma:root="true" ma:fieldsID="b91e5b4c91f7d3282908f9c6f449acfd" ns2:_="">
    <xsd:import namespace="4f8854ec-a982-4f2e-8928-d91a24c7a2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8854ec-a982-4f2e-8928-d91a24c7a2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C26C483-F443-5D4F-BDE1-FA314EB3D839}">
  <ds:schemaRefs>
    <ds:schemaRef ds:uri="http://schemas.openxmlformats.org/officeDocument/2006/bibliography"/>
  </ds:schemaRefs>
</ds:datastoreItem>
</file>

<file path=customXml/itemProps2.xml><?xml version="1.0" encoding="utf-8"?>
<ds:datastoreItem xmlns:ds="http://schemas.openxmlformats.org/officeDocument/2006/customXml" ds:itemID="{A585533C-2634-47EB-867A-E696D5A76101}"/>
</file>

<file path=customXml/itemProps3.xml><?xml version="1.0" encoding="utf-8"?>
<ds:datastoreItem xmlns:ds="http://schemas.openxmlformats.org/officeDocument/2006/customXml" ds:itemID="{9210B17E-6AE0-496B-9476-EA7A67211292}"/>
</file>

<file path=customXml/itemProps4.xml><?xml version="1.0" encoding="utf-8"?>
<ds:datastoreItem xmlns:ds="http://schemas.openxmlformats.org/officeDocument/2006/customXml" ds:itemID="{A6C48DEA-C80F-4E85-A4C1-9A9858CF2A77}"/>
</file>

<file path=docMetadata/LabelInfo.xml><?xml version="1.0" encoding="utf-8"?>
<clbl:labelList xmlns:clbl="http://schemas.microsoft.com/office/2020/mipLabelMetadata">
  <clbl:label id="{75286e33-472b-4116-bd4d-589c4b455e67}" enabled="1" method="Standard" siteId="{2afa2000-7726-4920-a957-0397c340fc3d}"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Community College of Baltimore County</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Mateja, George B.</dc:creator>
  <cp:keywords/>
  <dc:description/>
  <cp:lastModifiedBy>Mateja, George B.</cp:lastModifiedBy>
  <cp:revision>13</cp:revision>
  <cp:lastPrinted>2019-06-29T19:40:00Z</cp:lastPrinted>
  <dcterms:created xsi:type="dcterms:W3CDTF">2026-05-28T14:41:00Z</dcterms:created>
  <dcterms:modified xsi:type="dcterms:W3CDTF">2026-06-26T00:25:55Z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0x0101005B88FD6E21FA0D498AF3C30A96C7581C</vt:lpwstr>
  </property>
</Properties>
</file>